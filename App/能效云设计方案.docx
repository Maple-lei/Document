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宋体" w:hAnsi="宋体" w:cs="宋体"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center"/>
        <w:rPr>
          <w:rFonts w:ascii="宋体" w:hAnsi="宋体" w:cs="宋体"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center"/>
        <w:rPr>
          <w:rFonts w:ascii="宋体" w:hAnsi="宋体" w:cs="宋体"/>
          <w:b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  <w:t>能源管理系统App设计方案</w:t>
      </w:r>
    </w:p>
    <w:p>
      <w:pPr>
        <w:jc w:val="center"/>
        <w:rPr>
          <w:rFonts w:ascii="宋体" w:hAnsi="宋体" w:cs="宋体"/>
          <w:b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宋体" w:hAnsi="宋体" w:cs="宋体"/>
          <w:b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宋体" w:hAnsi="宋体" w:cs="宋体"/>
          <w:b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宋体" w:hAnsi="宋体" w:cs="宋体"/>
          <w:b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宋体" w:hAnsi="宋体" w:cs="宋体"/>
          <w:b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宋体" w:hAnsi="宋体" w:cs="宋体"/>
          <w:b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宋体" w:hAnsi="宋体" w:cs="宋体"/>
          <w:b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宋体" w:hAnsi="宋体" w:cs="宋体"/>
          <w:b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宋体" w:hAnsi="宋体" w:cs="宋体"/>
          <w:b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宋体" w:hAnsi="宋体" w:cs="宋体"/>
          <w:b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宋体" w:hAnsi="宋体" w:cs="宋体"/>
          <w:b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center"/>
        <w:rPr>
          <w:rFonts w:ascii="宋体" w:hAnsi="宋体" w:cs="宋体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胡 磊</w:t>
      </w:r>
    </w:p>
    <w:p>
      <w:pPr>
        <w:jc w:val="center"/>
        <w:rPr>
          <w:rFonts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t>2018年</w:t>
      </w:r>
      <w:del w:id="8" w:author="Maple [2]" w:date="2018-06-14T11:25:36Z">
        <w:r>
          <w:rPr>
            <w:rFonts w:hint="eastAsia" w:ascii="宋体" w:hAnsi="宋体" w:cs="宋体"/>
            <w:color w:val="000000" w:themeColor="text1"/>
            <w:lang w:val="en-US"/>
            <w14:textFill>
              <w14:solidFill>
                <w14:schemeClr w14:val="tx1"/>
              </w14:solidFill>
            </w14:textFill>
          </w:rPr>
          <w:delText>5</w:delText>
        </w:r>
      </w:del>
      <w:ins w:id="9" w:author="Maple [2]" w:date="2018-06-14T11:25:36Z">
        <w:r>
          <w:rPr>
            <w:rFonts w:hint="eastAsia" w:ascii="宋体" w:hAnsi="宋体" w:cs="宋体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t>6</w:t>
        </w:r>
      </w:ins>
      <w:r>
        <w:rPr>
          <w:rFonts w:hint="eastAsia"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t>月</w:t>
      </w:r>
      <w:del w:id="10" w:author="Maple [2]" w:date="2018-06-14T11:25:38Z">
        <w:r>
          <w:rPr>
            <w:rFonts w:hint="eastAsia" w:ascii="宋体" w:hAnsi="宋体" w:cs="宋体"/>
            <w:color w:val="000000" w:themeColor="text1"/>
            <w:lang w:val="en-US"/>
            <w14:textFill>
              <w14:solidFill>
                <w14:schemeClr w14:val="tx1"/>
              </w14:solidFill>
            </w14:textFill>
          </w:rPr>
          <w:delText>2</w:delText>
        </w:r>
      </w:del>
      <w:del w:id="11" w:author="Maple [2]" w:date="2018-06-14T11:25:38Z">
        <w:r>
          <w:rPr>
            <w:rFonts w:ascii="宋体" w:hAnsi="宋体" w:cs="宋体"/>
            <w:color w:val="000000" w:themeColor="text1"/>
            <w:lang w:val="en-US"/>
            <w14:textFill>
              <w14:solidFill>
                <w14:schemeClr w14:val="tx1"/>
              </w14:solidFill>
            </w14:textFill>
          </w:rPr>
          <w:delText>7</w:delText>
        </w:r>
      </w:del>
      <w:ins w:id="12" w:author="Maple [2]" w:date="2018-06-14T11:25:38Z">
        <w:r>
          <w:rPr>
            <w:rFonts w:hint="eastAsia" w:ascii="宋体" w:hAnsi="宋体" w:cs="宋体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t>14</w:t>
        </w:r>
      </w:ins>
      <w:r>
        <w:rPr>
          <w:rFonts w:hint="eastAsia"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t>日</w:t>
      </w:r>
    </w:p>
    <w:p>
      <w:pPr>
        <w:jc w:val="center"/>
        <w:rPr>
          <w:rFonts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sectPr>
          <w:headerReference r:id="rId5" w:type="default"/>
          <w:pgSz w:w="11906" w:h="16838"/>
          <w:pgMar w:top="1440" w:right="1800" w:bottom="1440" w:left="1800" w:header="851" w:footer="992" w:gutter="0"/>
          <w:cols w:space="425" w:num="1"/>
          <w:titlePg/>
          <w:docGrid w:type="lines" w:linePitch="312" w:charSpace="0"/>
        </w:sectPr>
      </w:pPr>
    </w:p>
    <w:p>
      <w:pPr>
        <w:pStyle w:val="9"/>
        <w:tabs>
          <w:tab w:val="right" w:leader="dot" w:pos="9736"/>
        </w:tabs>
        <w:rPr>
          <w:del w:id="13" w:author="Maple [2]" w:date="2018-06-14T14:00:20Z"/>
          <w:rFonts w:asciiTheme="minorHAnsi" w:hAnsiTheme="minorHAnsi" w:eastAsiaTheme="minorEastAsia" w:cstheme="minorBidi"/>
          <w:szCs w:val="22"/>
        </w:rPr>
      </w:pPr>
      <w:r>
        <w:rPr>
          <w:rFonts w:hint="eastAsia"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instrText xml:space="preserve">TOC \o "1-3" \h \u </w:instrText>
      </w:r>
      <w:r>
        <w:rPr>
          <w:rFonts w:hint="eastAsia"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fldChar w:fldCharType="separate"/>
      </w:r>
      <w:del w:id="14" w:author="Maple [2]" w:date="2018-06-14T14:00:20Z">
        <w:r>
          <w:rPr/>
          <w:fldChar w:fldCharType="begin"/>
        </w:r>
      </w:del>
      <w:del w:id="15" w:author="Maple [2]" w:date="2018-06-14T14:00:20Z">
        <w:r>
          <w:rPr/>
          <w:delInstrText xml:space="preserve"> HYPERLINK \l "_Toc515310734" </w:delInstrText>
        </w:r>
      </w:del>
      <w:del w:id="16" w:author="Maple [2]" w:date="2018-06-14T14:00:20Z">
        <w:r>
          <w:rPr/>
          <w:fldChar w:fldCharType="separate"/>
        </w:r>
      </w:del>
      <w:del w:id="17" w:author="Maple [2]" w:date="2018-06-14T14:00:20Z">
        <w:r>
          <w:rPr>
            <w:rStyle w:val="12"/>
            <w:rFonts w:hint="eastAsia" w:ascii="宋体" w:hAnsi="宋体" w:cs="宋体"/>
          </w:rPr>
          <w:delText>一、 概述</w:delText>
        </w:r>
      </w:del>
      <w:del w:id="18" w:author="Maple [2]" w:date="2018-06-14T14:00:20Z">
        <w:r>
          <w:rPr/>
          <w:tab/>
        </w:r>
      </w:del>
      <w:del w:id="19" w:author="Maple [2]" w:date="2018-06-14T14:00:20Z">
        <w:r>
          <w:rPr/>
          <w:fldChar w:fldCharType="begin"/>
        </w:r>
      </w:del>
      <w:del w:id="20" w:author="Maple [2]" w:date="2018-06-14T14:00:20Z">
        <w:r>
          <w:rPr/>
          <w:delInstrText xml:space="preserve"> PAGEREF _Toc515310734 \h </w:delInstrText>
        </w:r>
      </w:del>
      <w:del w:id="21" w:author="Maple [2]" w:date="2018-06-14T14:00:20Z">
        <w:r>
          <w:rPr/>
          <w:fldChar w:fldCharType="separate"/>
        </w:r>
      </w:del>
      <w:del w:id="22" w:author="Maple [2]" w:date="2018-06-14T14:00:20Z">
        <w:r>
          <w:rPr/>
          <w:delText>1</w:delText>
        </w:r>
      </w:del>
      <w:del w:id="23" w:author="Maple [2]" w:date="2018-06-14T14:00:20Z">
        <w:r>
          <w:rPr/>
          <w:fldChar w:fldCharType="end"/>
        </w:r>
      </w:del>
      <w:del w:id="24" w:author="Maple [2]" w:date="2018-06-14T14:00:20Z">
        <w:r>
          <w:rPr/>
          <w:fldChar w:fldCharType="end"/>
        </w:r>
      </w:del>
    </w:p>
    <w:p>
      <w:pPr>
        <w:pStyle w:val="9"/>
        <w:tabs>
          <w:tab w:val="right" w:leader="dot" w:pos="9736"/>
        </w:tabs>
        <w:rPr>
          <w:del w:id="25" w:author="Maple [2]" w:date="2018-06-14T14:00:20Z"/>
          <w:rFonts w:asciiTheme="minorHAnsi" w:hAnsiTheme="minorHAnsi" w:eastAsiaTheme="minorEastAsia" w:cstheme="minorBidi"/>
          <w:szCs w:val="22"/>
        </w:rPr>
      </w:pPr>
      <w:del w:id="26" w:author="Maple [2]" w:date="2018-06-14T14:00:20Z">
        <w:r>
          <w:rPr/>
          <w:fldChar w:fldCharType="begin"/>
        </w:r>
      </w:del>
      <w:del w:id="27" w:author="Maple [2]" w:date="2018-06-14T14:00:20Z">
        <w:r>
          <w:rPr/>
          <w:delInstrText xml:space="preserve"> HYPERLINK \l "_Toc515310735" </w:delInstrText>
        </w:r>
      </w:del>
      <w:del w:id="28" w:author="Maple [2]" w:date="2018-06-14T14:00:20Z">
        <w:r>
          <w:rPr/>
          <w:fldChar w:fldCharType="separate"/>
        </w:r>
      </w:del>
      <w:del w:id="29" w:author="Maple [2]" w:date="2018-06-14T14:00:20Z">
        <w:r>
          <w:rPr>
            <w:rStyle w:val="12"/>
            <w:rFonts w:hint="eastAsia" w:ascii="宋体" w:hAnsi="宋体" w:cs="宋体"/>
          </w:rPr>
          <w:delText>二、 功能模块清单</w:delText>
        </w:r>
      </w:del>
      <w:del w:id="30" w:author="Maple [2]" w:date="2018-06-14T14:00:20Z">
        <w:r>
          <w:rPr/>
          <w:tab/>
        </w:r>
      </w:del>
      <w:del w:id="31" w:author="Maple [2]" w:date="2018-06-14T14:00:20Z">
        <w:r>
          <w:rPr/>
          <w:fldChar w:fldCharType="begin"/>
        </w:r>
      </w:del>
      <w:del w:id="32" w:author="Maple [2]" w:date="2018-06-14T14:00:20Z">
        <w:r>
          <w:rPr/>
          <w:delInstrText xml:space="preserve"> PAGEREF _Toc515310735 \h </w:delInstrText>
        </w:r>
      </w:del>
      <w:del w:id="33" w:author="Maple [2]" w:date="2018-06-14T14:00:20Z">
        <w:r>
          <w:rPr/>
          <w:fldChar w:fldCharType="separate"/>
        </w:r>
      </w:del>
      <w:del w:id="34" w:author="Maple [2]" w:date="2018-06-14T14:00:20Z">
        <w:r>
          <w:rPr/>
          <w:delText>1</w:delText>
        </w:r>
      </w:del>
      <w:del w:id="35" w:author="Maple [2]" w:date="2018-06-14T14:00:20Z">
        <w:r>
          <w:rPr/>
          <w:fldChar w:fldCharType="end"/>
        </w:r>
      </w:del>
      <w:del w:id="36" w:author="Maple [2]" w:date="2018-06-14T14:00:20Z">
        <w:r>
          <w:rPr/>
          <w:fldChar w:fldCharType="end"/>
        </w:r>
      </w:del>
    </w:p>
    <w:p>
      <w:pPr>
        <w:pStyle w:val="9"/>
        <w:tabs>
          <w:tab w:val="right" w:leader="dot" w:pos="9736"/>
        </w:tabs>
        <w:rPr>
          <w:del w:id="37" w:author="Maple [2]" w:date="2018-06-14T14:00:20Z"/>
          <w:rFonts w:asciiTheme="minorHAnsi" w:hAnsiTheme="minorHAnsi" w:eastAsiaTheme="minorEastAsia" w:cstheme="minorBidi"/>
          <w:szCs w:val="22"/>
        </w:rPr>
      </w:pPr>
      <w:del w:id="38" w:author="Maple [2]" w:date="2018-06-14T14:00:20Z">
        <w:r>
          <w:rPr/>
          <w:fldChar w:fldCharType="begin"/>
        </w:r>
      </w:del>
      <w:del w:id="39" w:author="Maple [2]" w:date="2018-06-14T14:00:20Z">
        <w:r>
          <w:rPr/>
          <w:delInstrText xml:space="preserve"> HYPERLINK \l "_Toc515310736" </w:delInstrText>
        </w:r>
      </w:del>
      <w:del w:id="40" w:author="Maple [2]" w:date="2018-06-14T14:00:20Z">
        <w:r>
          <w:rPr/>
          <w:fldChar w:fldCharType="separate"/>
        </w:r>
      </w:del>
      <w:del w:id="41" w:author="Maple [2]" w:date="2018-06-14T14:00:20Z">
        <w:r>
          <w:rPr>
            <w:rStyle w:val="12"/>
            <w:rFonts w:hint="eastAsia"/>
          </w:rPr>
          <w:delText>三、</w:delText>
        </w:r>
      </w:del>
      <w:del w:id="42" w:author="Maple [2]" w:date="2018-06-14T14:00:20Z">
        <w:r>
          <w:rPr>
            <w:rStyle w:val="12"/>
            <w:rFonts w:ascii="宋体" w:hAnsi="宋体" w:cs="宋体"/>
          </w:rPr>
          <w:delText xml:space="preserve"> APP</w:delText>
        </w:r>
      </w:del>
      <w:del w:id="43" w:author="Maple [2]" w:date="2018-06-14T14:00:20Z">
        <w:r>
          <w:rPr>
            <w:rStyle w:val="12"/>
            <w:rFonts w:hint="eastAsia" w:ascii="宋体" w:hAnsi="宋体" w:cs="宋体"/>
          </w:rPr>
          <w:delText>功能设计</w:delText>
        </w:r>
      </w:del>
      <w:del w:id="44" w:author="Maple [2]" w:date="2018-06-14T14:00:20Z">
        <w:r>
          <w:rPr/>
          <w:tab/>
        </w:r>
      </w:del>
      <w:del w:id="45" w:author="Maple [2]" w:date="2018-06-14T14:00:20Z">
        <w:r>
          <w:rPr/>
          <w:fldChar w:fldCharType="begin"/>
        </w:r>
      </w:del>
      <w:del w:id="46" w:author="Maple [2]" w:date="2018-06-14T14:00:20Z">
        <w:r>
          <w:rPr/>
          <w:delInstrText xml:space="preserve"> PAGEREF _Toc515310736 \h </w:delInstrText>
        </w:r>
      </w:del>
      <w:del w:id="47" w:author="Maple [2]" w:date="2018-06-14T14:00:20Z">
        <w:r>
          <w:rPr/>
          <w:fldChar w:fldCharType="separate"/>
        </w:r>
      </w:del>
      <w:del w:id="48" w:author="Maple [2]" w:date="2018-06-14T14:00:20Z">
        <w:r>
          <w:rPr/>
          <w:delText>2</w:delText>
        </w:r>
      </w:del>
      <w:del w:id="49" w:author="Maple [2]" w:date="2018-06-14T14:00:20Z">
        <w:r>
          <w:rPr/>
          <w:fldChar w:fldCharType="end"/>
        </w:r>
      </w:del>
      <w:del w:id="50" w:author="Maple [2]" w:date="2018-06-14T14:00:20Z">
        <w:r>
          <w:rPr/>
          <w:fldChar w:fldCharType="end"/>
        </w:r>
      </w:del>
    </w:p>
    <w:p>
      <w:pPr>
        <w:pStyle w:val="10"/>
        <w:tabs>
          <w:tab w:val="right" w:leader="dot" w:pos="9736"/>
        </w:tabs>
        <w:rPr>
          <w:del w:id="51" w:author="Maple [2]" w:date="2018-06-14T14:00:20Z"/>
          <w:rFonts w:asciiTheme="minorHAnsi" w:hAnsiTheme="minorHAnsi" w:eastAsiaTheme="minorEastAsia" w:cstheme="minorBidi"/>
          <w:szCs w:val="22"/>
        </w:rPr>
      </w:pPr>
      <w:del w:id="52" w:author="Maple [2]" w:date="2018-06-14T14:00:20Z">
        <w:r>
          <w:rPr/>
          <w:fldChar w:fldCharType="begin"/>
        </w:r>
      </w:del>
      <w:del w:id="53" w:author="Maple [2]" w:date="2018-06-14T14:00:20Z">
        <w:r>
          <w:rPr/>
          <w:delInstrText xml:space="preserve"> HYPERLINK \l "_Toc515310737" </w:delInstrText>
        </w:r>
      </w:del>
      <w:del w:id="54" w:author="Maple [2]" w:date="2018-06-14T14:00:20Z">
        <w:r>
          <w:rPr/>
          <w:fldChar w:fldCharType="separate"/>
        </w:r>
      </w:del>
      <w:del w:id="55" w:author="Maple [2]" w:date="2018-06-14T14:00:20Z">
        <w:r>
          <w:rPr>
            <w:rStyle w:val="12"/>
            <w:rFonts w:hint="eastAsia"/>
          </w:rPr>
          <w:delText>1． 登录模块</w:delText>
        </w:r>
      </w:del>
      <w:del w:id="56" w:author="Maple [2]" w:date="2018-06-14T14:00:20Z">
        <w:r>
          <w:rPr/>
          <w:tab/>
        </w:r>
      </w:del>
      <w:del w:id="57" w:author="Maple [2]" w:date="2018-06-14T14:00:20Z">
        <w:r>
          <w:rPr/>
          <w:fldChar w:fldCharType="begin"/>
        </w:r>
      </w:del>
      <w:del w:id="58" w:author="Maple [2]" w:date="2018-06-14T14:00:20Z">
        <w:r>
          <w:rPr/>
          <w:delInstrText xml:space="preserve"> PAGEREF _Toc515310737 \h </w:delInstrText>
        </w:r>
      </w:del>
      <w:del w:id="59" w:author="Maple [2]" w:date="2018-06-14T14:00:20Z">
        <w:r>
          <w:rPr/>
          <w:fldChar w:fldCharType="separate"/>
        </w:r>
      </w:del>
      <w:del w:id="60" w:author="Maple [2]" w:date="2018-06-14T14:00:20Z">
        <w:r>
          <w:rPr/>
          <w:delText>2</w:delText>
        </w:r>
      </w:del>
      <w:del w:id="61" w:author="Maple [2]" w:date="2018-06-14T14:00:20Z">
        <w:r>
          <w:rPr/>
          <w:fldChar w:fldCharType="end"/>
        </w:r>
      </w:del>
      <w:del w:id="62" w:author="Maple [2]" w:date="2018-06-14T14:00:20Z">
        <w:r>
          <w:rPr/>
          <w:fldChar w:fldCharType="end"/>
        </w:r>
      </w:del>
    </w:p>
    <w:p>
      <w:pPr>
        <w:pStyle w:val="5"/>
        <w:tabs>
          <w:tab w:val="left" w:pos="1470"/>
          <w:tab w:val="right" w:leader="dot" w:pos="9736"/>
        </w:tabs>
        <w:rPr>
          <w:del w:id="63" w:author="Maple [2]" w:date="2018-06-14T14:00:20Z"/>
          <w:rFonts w:asciiTheme="minorHAnsi" w:hAnsiTheme="minorHAnsi" w:eastAsiaTheme="minorEastAsia" w:cstheme="minorBidi"/>
          <w:szCs w:val="22"/>
        </w:rPr>
      </w:pPr>
      <w:del w:id="64" w:author="Maple [2]" w:date="2018-06-14T14:00:20Z">
        <w:r>
          <w:rPr/>
          <w:fldChar w:fldCharType="begin"/>
        </w:r>
      </w:del>
      <w:del w:id="65" w:author="Maple [2]" w:date="2018-06-14T14:00:20Z">
        <w:r>
          <w:rPr/>
          <w:delInstrText xml:space="preserve"> HYPERLINK \l "_Toc515310738" </w:delInstrText>
        </w:r>
      </w:del>
      <w:del w:id="66" w:author="Maple [2]" w:date="2018-06-14T14:00:20Z">
        <w:r>
          <w:rPr/>
          <w:fldChar w:fldCharType="separate"/>
        </w:r>
      </w:del>
      <w:del w:id="67" w:author="Maple [2]" w:date="2018-06-14T14:00:20Z">
        <w:r>
          <w:rPr>
            <w:rStyle w:val="12"/>
          </w:rPr>
          <w:delText>1.1</w:delText>
        </w:r>
      </w:del>
      <w:del w:id="68" w:author="Maple [2]" w:date="2018-06-14T14:00:20Z">
        <w:r>
          <w:rPr>
            <w:rFonts w:asciiTheme="minorHAnsi" w:hAnsiTheme="minorHAnsi" w:eastAsiaTheme="minorEastAsia" w:cstheme="minorBidi"/>
            <w:szCs w:val="22"/>
          </w:rPr>
          <w:tab/>
        </w:r>
      </w:del>
      <w:del w:id="69" w:author="Maple [2]" w:date="2018-06-14T14:00:20Z">
        <w:r>
          <w:rPr>
            <w:rStyle w:val="12"/>
            <w:rFonts w:hint="eastAsia"/>
          </w:rPr>
          <w:delText>登录页面。</w:delText>
        </w:r>
      </w:del>
      <w:del w:id="70" w:author="Maple [2]" w:date="2018-06-14T14:00:20Z">
        <w:r>
          <w:rPr/>
          <w:tab/>
        </w:r>
      </w:del>
      <w:del w:id="71" w:author="Maple [2]" w:date="2018-06-14T14:00:20Z">
        <w:r>
          <w:rPr/>
          <w:fldChar w:fldCharType="begin"/>
        </w:r>
      </w:del>
      <w:del w:id="72" w:author="Maple [2]" w:date="2018-06-14T14:00:20Z">
        <w:r>
          <w:rPr/>
          <w:delInstrText xml:space="preserve"> PAGEREF _Toc515310738 \h </w:delInstrText>
        </w:r>
      </w:del>
      <w:del w:id="73" w:author="Maple [2]" w:date="2018-06-14T14:00:20Z">
        <w:r>
          <w:rPr/>
          <w:fldChar w:fldCharType="separate"/>
        </w:r>
      </w:del>
      <w:del w:id="74" w:author="Maple [2]" w:date="2018-06-14T14:00:20Z">
        <w:r>
          <w:rPr/>
          <w:delText>2</w:delText>
        </w:r>
      </w:del>
      <w:del w:id="75" w:author="Maple [2]" w:date="2018-06-14T14:00:20Z">
        <w:r>
          <w:rPr/>
          <w:fldChar w:fldCharType="end"/>
        </w:r>
      </w:del>
      <w:del w:id="76" w:author="Maple [2]" w:date="2018-06-14T14:00:20Z">
        <w:r>
          <w:rPr/>
          <w:fldChar w:fldCharType="end"/>
        </w:r>
      </w:del>
    </w:p>
    <w:p>
      <w:pPr>
        <w:pStyle w:val="5"/>
        <w:tabs>
          <w:tab w:val="left" w:pos="1470"/>
          <w:tab w:val="right" w:leader="dot" w:pos="9736"/>
        </w:tabs>
        <w:rPr>
          <w:del w:id="77" w:author="Maple [2]" w:date="2018-06-14T14:00:20Z"/>
          <w:rFonts w:asciiTheme="minorHAnsi" w:hAnsiTheme="minorHAnsi" w:eastAsiaTheme="minorEastAsia" w:cstheme="minorBidi"/>
          <w:szCs w:val="22"/>
        </w:rPr>
      </w:pPr>
      <w:del w:id="78" w:author="Maple [2]" w:date="2018-06-14T14:00:20Z">
        <w:r>
          <w:rPr/>
          <w:fldChar w:fldCharType="begin"/>
        </w:r>
      </w:del>
      <w:del w:id="79" w:author="Maple [2]" w:date="2018-06-14T14:00:20Z">
        <w:r>
          <w:rPr/>
          <w:delInstrText xml:space="preserve"> HYPERLINK \l "_Toc515310739" </w:delInstrText>
        </w:r>
      </w:del>
      <w:del w:id="80" w:author="Maple [2]" w:date="2018-06-14T14:00:20Z">
        <w:r>
          <w:rPr/>
          <w:fldChar w:fldCharType="separate"/>
        </w:r>
      </w:del>
      <w:del w:id="81" w:author="Maple [2]" w:date="2018-06-14T14:00:20Z">
        <w:r>
          <w:rPr>
            <w:rStyle w:val="12"/>
          </w:rPr>
          <w:delText>1.2</w:delText>
        </w:r>
      </w:del>
      <w:del w:id="82" w:author="Maple [2]" w:date="2018-06-14T14:00:20Z">
        <w:r>
          <w:rPr>
            <w:rFonts w:asciiTheme="minorHAnsi" w:hAnsiTheme="minorHAnsi" w:eastAsiaTheme="minorEastAsia" w:cstheme="minorBidi"/>
            <w:szCs w:val="22"/>
          </w:rPr>
          <w:tab/>
        </w:r>
      </w:del>
      <w:del w:id="83" w:author="Maple [2]" w:date="2018-06-14T14:00:20Z">
        <w:r>
          <w:rPr>
            <w:rStyle w:val="12"/>
            <w:rFonts w:hint="eastAsia"/>
          </w:rPr>
          <w:delText>忘记密码</w:delText>
        </w:r>
      </w:del>
      <w:del w:id="84" w:author="Maple [2]" w:date="2018-06-14T14:00:20Z">
        <w:r>
          <w:rPr/>
          <w:tab/>
        </w:r>
      </w:del>
      <w:del w:id="85" w:author="Maple [2]" w:date="2018-06-14T14:00:20Z">
        <w:r>
          <w:rPr/>
          <w:fldChar w:fldCharType="begin"/>
        </w:r>
      </w:del>
      <w:del w:id="86" w:author="Maple [2]" w:date="2018-06-14T14:00:20Z">
        <w:r>
          <w:rPr/>
          <w:delInstrText xml:space="preserve"> PAGEREF _Toc515310739 \h </w:delInstrText>
        </w:r>
      </w:del>
      <w:del w:id="87" w:author="Maple [2]" w:date="2018-06-14T14:00:20Z">
        <w:r>
          <w:rPr/>
          <w:fldChar w:fldCharType="separate"/>
        </w:r>
      </w:del>
      <w:del w:id="88" w:author="Maple [2]" w:date="2018-06-14T14:00:20Z">
        <w:r>
          <w:rPr/>
          <w:delText>2</w:delText>
        </w:r>
      </w:del>
      <w:del w:id="89" w:author="Maple [2]" w:date="2018-06-14T14:00:20Z">
        <w:r>
          <w:rPr/>
          <w:fldChar w:fldCharType="end"/>
        </w:r>
      </w:del>
      <w:del w:id="90" w:author="Maple [2]" w:date="2018-06-14T14:00:20Z">
        <w:r>
          <w:rPr/>
          <w:fldChar w:fldCharType="end"/>
        </w:r>
      </w:del>
    </w:p>
    <w:p>
      <w:pPr>
        <w:pStyle w:val="5"/>
        <w:tabs>
          <w:tab w:val="left" w:pos="1470"/>
          <w:tab w:val="right" w:leader="dot" w:pos="9736"/>
        </w:tabs>
        <w:rPr>
          <w:del w:id="91" w:author="Maple [2]" w:date="2018-06-14T14:00:20Z"/>
          <w:rFonts w:asciiTheme="minorHAnsi" w:hAnsiTheme="minorHAnsi" w:eastAsiaTheme="minorEastAsia" w:cstheme="minorBidi"/>
          <w:szCs w:val="22"/>
        </w:rPr>
      </w:pPr>
      <w:del w:id="92" w:author="Maple [2]" w:date="2018-06-14T14:00:20Z">
        <w:r>
          <w:rPr/>
          <w:fldChar w:fldCharType="begin"/>
        </w:r>
      </w:del>
      <w:del w:id="93" w:author="Maple [2]" w:date="2018-06-14T14:00:20Z">
        <w:r>
          <w:rPr/>
          <w:delInstrText xml:space="preserve"> HYPERLINK \l "_Toc515310740" </w:delInstrText>
        </w:r>
      </w:del>
      <w:del w:id="94" w:author="Maple [2]" w:date="2018-06-14T14:00:20Z">
        <w:r>
          <w:rPr/>
          <w:fldChar w:fldCharType="separate"/>
        </w:r>
      </w:del>
      <w:del w:id="95" w:author="Maple [2]" w:date="2018-06-14T14:00:20Z">
        <w:r>
          <w:rPr>
            <w:rStyle w:val="12"/>
          </w:rPr>
          <w:delText>1.3</w:delText>
        </w:r>
      </w:del>
      <w:del w:id="96" w:author="Maple [2]" w:date="2018-06-14T14:00:20Z">
        <w:r>
          <w:rPr>
            <w:rFonts w:asciiTheme="minorHAnsi" w:hAnsiTheme="minorHAnsi" w:eastAsiaTheme="minorEastAsia" w:cstheme="minorBidi"/>
            <w:szCs w:val="22"/>
          </w:rPr>
          <w:tab/>
        </w:r>
      </w:del>
      <w:del w:id="97" w:author="Maple [2]" w:date="2018-06-14T14:00:20Z">
        <w:r>
          <w:rPr>
            <w:rStyle w:val="12"/>
            <w:rFonts w:hint="eastAsia"/>
          </w:rPr>
          <w:delText>注册</w:delText>
        </w:r>
      </w:del>
      <w:del w:id="98" w:author="Maple [2]" w:date="2018-06-14T14:00:20Z">
        <w:r>
          <w:rPr/>
          <w:tab/>
        </w:r>
      </w:del>
      <w:del w:id="99" w:author="Maple [2]" w:date="2018-06-14T14:00:20Z">
        <w:r>
          <w:rPr/>
          <w:fldChar w:fldCharType="begin"/>
        </w:r>
      </w:del>
      <w:del w:id="100" w:author="Maple [2]" w:date="2018-06-14T14:00:20Z">
        <w:r>
          <w:rPr/>
          <w:delInstrText xml:space="preserve"> PAGEREF _Toc515310740 \h </w:delInstrText>
        </w:r>
      </w:del>
      <w:del w:id="101" w:author="Maple [2]" w:date="2018-06-14T14:00:20Z">
        <w:r>
          <w:rPr/>
          <w:fldChar w:fldCharType="separate"/>
        </w:r>
      </w:del>
      <w:del w:id="102" w:author="Maple [2]" w:date="2018-06-14T14:00:20Z">
        <w:r>
          <w:rPr/>
          <w:delText>3</w:delText>
        </w:r>
      </w:del>
      <w:del w:id="103" w:author="Maple [2]" w:date="2018-06-14T14:00:20Z">
        <w:r>
          <w:rPr/>
          <w:fldChar w:fldCharType="end"/>
        </w:r>
      </w:del>
      <w:del w:id="104" w:author="Maple [2]" w:date="2018-06-14T14:00:20Z">
        <w:r>
          <w:rPr/>
          <w:fldChar w:fldCharType="end"/>
        </w:r>
      </w:del>
    </w:p>
    <w:p>
      <w:pPr>
        <w:pStyle w:val="10"/>
        <w:tabs>
          <w:tab w:val="right" w:leader="dot" w:pos="9736"/>
        </w:tabs>
        <w:rPr>
          <w:del w:id="105" w:author="Maple [2]" w:date="2018-06-14T14:00:20Z"/>
          <w:rFonts w:asciiTheme="minorHAnsi" w:hAnsiTheme="minorHAnsi" w:eastAsiaTheme="minorEastAsia" w:cstheme="minorBidi"/>
          <w:szCs w:val="22"/>
        </w:rPr>
      </w:pPr>
      <w:del w:id="106" w:author="Maple [2]" w:date="2018-06-14T14:00:20Z">
        <w:r>
          <w:rPr/>
          <w:fldChar w:fldCharType="begin"/>
        </w:r>
      </w:del>
      <w:del w:id="107" w:author="Maple [2]" w:date="2018-06-14T14:00:20Z">
        <w:r>
          <w:rPr/>
          <w:delInstrText xml:space="preserve"> HYPERLINK \l "_Toc515310741" </w:delInstrText>
        </w:r>
      </w:del>
      <w:del w:id="108" w:author="Maple [2]" w:date="2018-06-14T14:00:20Z">
        <w:r>
          <w:rPr/>
          <w:fldChar w:fldCharType="separate"/>
        </w:r>
      </w:del>
      <w:del w:id="109" w:author="Maple [2]" w:date="2018-06-14T14:00:20Z">
        <w:r>
          <w:rPr>
            <w:rStyle w:val="12"/>
            <w:rFonts w:hint="eastAsia"/>
          </w:rPr>
          <w:delText>2． 功能列表</w:delText>
        </w:r>
      </w:del>
      <w:del w:id="110" w:author="Maple [2]" w:date="2018-06-14T14:00:20Z">
        <w:r>
          <w:rPr/>
          <w:tab/>
        </w:r>
      </w:del>
      <w:del w:id="111" w:author="Maple [2]" w:date="2018-06-14T14:00:20Z">
        <w:r>
          <w:rPr/>
          <w:fldChar w:fldCharType="begin"/>
        </w:r>
      </w:del>
      <w:del w:id="112" w:author="Maple [2]" w:date="2018-06-14T14:00:20Z">
        <w:r>
          <w:rPr/>
          <w:delInstrText xml:space="preserve"> PAGEREF _Toc515310741 \h </w:delInstrText>
        </w:r>
      </w:del>
      <w:del w:id="113" w:author="Maple [2]" w:date="2018-06-14T14:00:20Z">
        <w:r>
          <w:rPr/>
          <w:fldChar w:fldCharType="separate"/>
        </w:r>
      </w:del>
      <w:del w:id="114" w:author="Maple [2]" w:date="2018-06-14T14:00:20Z">
        <w:r>
          <w:rPr/>
          <w:delText>4</w:delText>
        </w:r>
      </w:del>
      <w:del w:id="115" w:author="Maple [2]" w:date="2018-06-14T14:00:20Z">
        <w:r>
          <w:rPr/>
          <w:fldChar w:fldCharType="end"/>
        </w:r>
      </w:del>
      <w:del w:id="116" w:author="Maple [2]" w:date="2018-06-14T14:00:20Z">
        <w:r>
          <w:rPr/>
          <w:fldChar w:fldCharType="end"/>
        </w:r>
      </w:del>
    </w:p>
    <w:p>
      <w:pPr>
        <w:pStyle w:val="5"/>
        <w:tabs>
          <w:tab w:val="right" w:leader="dot" w:pos="9736"/>
        </w:tabs>
        <w:rPr>
          <w:del w:id="117" w:author="Maple [2]" w:date="2018-06-14T14:00:20Z"/>
          <w:rFonts w:asciiTheme="minorHAnsi" w:hAnsiTheme="minorHAnsi" w:eastAsiaTheme="minorEastAsia" w:cstheme="minorBidi"/>
          <w:szCs w:val="22"/>
        </w:rPr>
      </w:pPr>
      <w:del w:id="118" w:author="Maple [2]" w:date="2018-06-14T14:00:20Z">
        <w:r>
          <w:rPr/>
          <w:fldChar w:fldCharType="begin"/>
        </w:r>
      </w:del>
      <w:del w:id="119" w:author="Maple [2]" w:date="2018-06-14T14:00:20Z">
        <w:r>
          <w:rPr/>
          <w:delInstrText xml:space="preserve"> HYPERLINK \l "_Toc515310742" </w:delInstrText>
        </w:r>
      </w:del>
      <w:del w:id="120" w:author="Maple [2]" w:date="2018-06-14T14:00:20Z">
        <w:r>
          <w:rPr/>
          <w:fldChar w:fldCharType="separate"/>
        </w:r>
      </w:del>
      <w:del w:id="121" w:author="Maple [2]" w:date="2018-06-14T14:00:20Z">
        <w:r>
          <w:rPr>
            <w:rStyle w:val="12"/>
          </w:rPr>
          <w:delText xml:space="preserve">2.1 </w:delText>
        </w:r>
      </w:del>
      <w:del w:id="122" w:author="Maple [2]" w:date="2018-06-14T14:00:20Z">
        <w:r>
          <w:rPr>
            <w:rStyle w:val="12"/>
            <w:rFonts w:hint="eastAsia"/>
          </w:rPr>
          <w:delText>日报数据</w:delText>
        </w:r>
      </w:del>
      <w:del w:id="123" w:author="Maple [2]" w:date="2018-06-14T14:00:20Z">
        <w:r>
          <w:rPr/>
          <w:tab/>
        </w:r>
      </w:del>
      <w:del w:id="124" w:author="Maple [2]" w:date="2018-06-14T14:00:20Z">
        <w:r>
          <w:rPr/>
          <w:fldChar w:fldCharType="begin"/>
        </w:r>
      </w:del>
      <w:del w:id="125" w:author="Maple [2]" w:date="2018-06-14T14:00:20Z">
        <w:r>
          <w:rPr/>
          <w:delInstrText xml:space="preserve"> PAGEREF _Toc515310742 \h </w:delInstrText>
        </w:r>
      </w:del>
      <w:del w:id="126" w:author="Maple [2]" w:date="2018-06-14T14:00:20Z">
        <w:r>
          <w:rPr/>
          <w:fldChar w:fldCharType="separate"/>
        </w:r>
      </w:del>
      <w:del w:id="127" w:author="Maple [2]" w:date="2018-06-14T14:00:20Z">
        <w:r>
          <w:rPr/>
          <w:delText>4</w:delText>
        </w:r>
      </w:del>
      <w:del w:id="128" w:author="Maple [2]" w:date="2018-06-14T14:00:20Z">
        <w:r>
          <w:rPr/>
          <w:fldChar w:fldCharType="end"/>
        </w:r>
      </w:del>
      <w:del w:id="129" w:author="Maple [2]" w:date="2018-06-14T14:00:20Z">
        <w:r>
          <w:rPr/>
          <w:fldChar w:fldCharType="end"/>
        </w:r>
      </w:del>
    </w:p>
    <w:p>
      <w:pPr>
        <w:pStyle w:val="10"/>
        <w:tabs>
          <w:tab w:val="right" w:leader="dot" w:pos="9736"/>
        </w:tabs>
        <w:rPr>
          <w:del w:id="130" w:author="Maple [2]" w:date="2018-06-14T14:00:20Z"/>
          <w:rFonts w:asciiTheme="minorHAnsi" w:hAnsiTheme="minorHAnsi" w:eastAsiaTheme="minorEastAsia" w:cstheme="minorBidi"/>
          <w:szCs w:val="22"/>
        </w:rPr>
      </w:pPr>
      <w:del w:id="131" w:author="Maple [2]" w:date="2018-06-14T14:00:20Z">
        <w:r>
          <w:rPr/>
          <w:fldChar w:fldCharType="begin"/>
        </w:r>
      </w:del>
      <w:del w:id="132" w:author="Maple [2]" w:date="2018-06-14T14:00:20Z">
        <w:r>
          <w:rPr/>
          <w:delInstrText xml:space="preserve"> HYPERLINK \l "_Toc515310743" </w:delInstrText>
        </w:r>
      </w:del>
      <w:del w:id="133" w:author="Maple [2]" w:date="2018-06-14T14:00:20Z">
        <w:r>
          <w:rPr/>
          <w:fldChar w:fldCharType="separate"/>
        </w:r>
      </w:del>
      <w:del w:id="134" w:author="Maple [2]" w:date="2018-06-14T14:00:20Z">
        <w:r>
          <w:rPr>
            <w:rStyle w:val="12"/>
            <w:rFonts w:hint="eastAsia"/>
          </w:rPr>
          <w:delText>3． 消息</w:delText>
        </w:r>
      </w:del>
      <w:del w:id="135" w:author="Maple [2]" w:date="2018-06-14T14:00:20Z">
        <w:r>
          <w:rPr/>
          <w:tab/>
        </w:r>
      </w:del>
      <w:del w:id="136" w:author="Maple [2]" w:date="2018-06-14T14:00:20Z">
        <w:r>
          <w:rPr/>
          <w:fldChar w:fldCharType="begin"/>
        </w:r>
      </w:del>
      <w:del w:id="137" w:author="Maple [2]" w:date="2018-06-14T14:00:20Z">
        <w:r>
          <w:rPr/>
          <w:delInstrText xml:space="preserve"> PAGEREF _Toc515310743 \h </w:delInstrText>
        </w:r>
      </w:del>
      <w:del w:id="138" w:author="Maple [2]" w:date="2018-06-14T14:00:20Z">
        <w:r>
          <w:rPr/>
          <w:fldChar w:fldCharType="separate"/>
        </w:r>
      </w:del>
      <w:del w:id="139" w:author="Maple [2]" w:date="2018-06-14T14:00:20Z">
        <w:r>
          <w:rPr/>
          <w:delText>5</w:delText>
        </w:r>
      </w:del>
      <w:del w:id="140" w:author="Maple [2]" w:date="2018-06-14T14:00:20Z">
        <w:r>
          <w:rPr/>
          <w:fldChar w:fldCharType="end"/>
        </w:r>
      </w:del>
      <w:del w:id="141" w:author="Maple [2]" w:date="2018-06-14T14:00:20Z">
        <w:r>
          <w:rPr/>
          <w:fldChar w:fldCharType="end"/>
        </w:r>
      </w:del>
    </w:p>
    <w:p>
      <w:pPr>
        <w:pStyle w:val="10"/>
        <w:tabs>
          <w:tab w:val="right" w:leader="dot" w:pos="9736"/>
        </w:tabs>
        <w:rPr>
          <w:del w:id="142" w:author="Maple [2]" w:date="2018-06-14T14:00:20Z"/>
          <w:rFonts w:asciiTheme="minorHAnsi" w:hAnsiTheme="minorHAnsi" w:eastAsiaTheme="minorEastAsia" w:cstheme="minorBidi"/>
          <w:szCs w:val="22"/>
        </w:rPr>
      </w:pPr>
      <w:del w:id="143" w:author="Maple [2]" w:date="2018-06-14T14:00:20Z">
        <w:r>
          <w:rPr/>
          <w:fldChar w:fldCharType="begin"/>
        </w:r>
      </w:del>
      <w:del w:id="144" w:author="Maple [2]" w:date="2018-06-14T14:00:20Z">
        <w:r>
          <w:rPr/>
          <w:delInstrText xml:space="preserve"> HYPERLINK \l "_Toc515310744" </w:delInstrText>
        </w:r>
      </w:del>
      <w:del w:id="145" w:author="Maple [2]" w:date="2018-06-14T14:00:20Z">
        <w:r>
          <w:rPr/>
          <w:fldChar w:fldCharType="separate"/>
        </w:r>
      </w:del>
      <w:del w:id="146" w:author="Maple [2]" w:date="2018-06-14T14:00:20Z">
        <w:r>
          <w:rPr>
            <w:rStyle w:val="12"/>
            <w:rFonts w:hint="eastAsia"/>
          </w:rPr>
          <w:delText>4． 我的</w:delText>
        </w:r>
      </w:del>
      <w:del w:id="147" w:author="Maple [2]" w:date="2018-06-14T14:00:20Z">
        <w:r>
          <w:rPr/>
          <w:tab/>
        </w:r>
      </w:del>
      <w:del w:id="148" w:author="Maple [2]" w:date="2018-06-14T14:00:20Z">
        <w:r>
          <w:rPr/>
          <w:fldChar w:fldCharType="begin"/>
        </w:r>
      </w:del>
      <w:del w:id="149" w:author="Maple [2]" w:date="2018-06-14T14:00:20Z">
        <w:r>
          <w:rPr/>
          <w:delInstrText xml:space="preserve"> PAGEREF _Toc515310744 \h </w:delInstrText>
        </w:r>
      </w:del>
      <w:del w:id="150" w:author="Maple [2]" w:date="2018-06-14T14:00:20Z">
        <w:r>
          <w:rPr/>
          <w:fldChar w:fldCharType="separate"/>
        </w:r>
      </w:del>
      <w:del w:id="151" w:author="Maple [2]" w:date="2018-06-14T14:00:20Z">
        <w:r>
          <w:rPr/>
          <w:delText>6</w:delText>
        </w:r>
      </w:del>
      <w:del w:id="152" w:author="Maple [2]" w:date="2018-06-14T14:00:20Z">
        <w:r>
          <w:rPr/>
          <w:fldChar w:fldCharType="end"/>
        </w:r>
      </w:del>
      <w:del w:id="153" w:author="Maple [2]" w:date="2018-06-14T14:00:20Z">
        <w:r>
          <w:rPr/>
          <w:fldChar w:fldCharType="end"/>
        </w:r>
      </w:del>
    </w:p>
    <w:p>
      <w:pPr>
        <w:pStyle w:val="5"/>
        <w:tabs>
          <w:tab w:val="right" w:leader="dot" w:pos="9736"/>
        </w:tabs>
        <w:rPr>
          <w:del w:id="154" w:author="Maple [2]" w:date="2018-06-14T14:00:20Z"/>
          <w:rFonts w:asciiTheme="minorHAnsi" w:hAnsiTheme="minorHAnsi" w:eastAsiaTheme="minorEastAsia" w:cstheme="minorBidi"/>
          <w:szCs w:val="22"/>
        </w:rPr>
      </w:pPr>
      <w:del w:id="155" w:author="Maple [2]" w:date="2018-06-14T14:00:20Z">
        <w:r>
          <w:rPr/>
          <w:fldChar w:fldCharType="begin"/>
        </w:r>
      </w:del>
      <w:del w:id="156" w:author="Maple [2]" w:date="2018-06-14T14:00:20Z">
        <w:r>
          <w:rPr/>
          <w:delInstrText xml:space="preserve"> HYPERLINK \l "_Toc515310745" </w:delInstrText>
        </w:r>
      </w:del>
      <w:del w:id="157" w:author="Maple [2]" w:date="2018-06-14T14:00:20Z">
        <w:r>
          <w:rPr/>
          <w:fldChar w:fldCharType="separate"/>
        </w:r>
      </w:del>
      <w:del w:id="158" w:author="Maple [2]" w:date="2018-06-14T14:00:20Z">
        <w:r>
          <w:rPr>
            <w:rStyle w:val="12"/>
          </w:rPr>
          <w:delText xml:space="preserve">4.1 </w:delText>
        </w:r>
      </w:del>
      <w:del w:id="159" w:author="Maple [2]" w:date="2018-06-14T14:00:20Z">
        <w:r>
          <w:rPr>
            <w:rStyle w:val="12"/>
            <w:rFonts w:hint="eastAsia"/>
          </w:rPr>
          <w:delText>基本资料管理</w:delText>
        </w:r>
      </w:del>
      <w:del w:id="160" w:author="Maple [2]" w:date="2018-06-14T14:00:20Z">
        <w:r>
          <w:rPr/>
          <w:tab/>
        </w:r>
      </w:del>
      <w:del w:id="161" w:author="Maple [2]" w:date="2018-06-14T14:00:20Z">
        <w:r>
          <w:rPr/>
          <w:fldChar w:fldCharType="begin"/>
        </w:r>
      </w:del>
      <w:del w:id="162" w:author="Maple [2]" w:date="2018-06-14T14:00:20Z">
        <w:r>
          <w:rPr/>
          <w:delInstrText xml:space="preserve"> PAGEREF _Toc515310745 \h </w:delInstrText>
        </w:r>
      </w:del>
      <w:del w:id="163" w:author="Maple [2]" w:date="2018-06-14T14:00:20Z">
        <w:r>
          <w:rPr/>
          <w:fldChar w:fldCharType="separate"/>
        </w:r>
      </w:del>
      <w:del w:id="164" w:author="Maple [2]" w:date="2018-06-14T14:00:20Z">
        <w:r>
          <w:rPr/>
          <w:delText>6</w:delText>
        </w:r>
      </w:del>
      <w:del w:id="165" w:author="Maple [2]" w:date="2018-06-14T14:00:20Z">
        <w:r>
          <w:rPr/>
          <w:fldChar w:fldCharType="end"/>
        </w:r>
      </w:del>
      <w:del w:id="166" w:author="Maple [2]" w:date="2018-06-14T14:00:20Z">
        <w:r>
          <w:rPr/>
          <w:fldChar w:fldCharType="end"/>
        </w:r>
      </w:del>
    </w:p>
    <w:p>
      <w:pPr>
        <w:pStyle w:val="5"/>
        <w:tabs>
          <w:tab w:val="right" w:leader="dot" w:pos="9736"/>
        </w:tabs>
        <w:rPr>
          <w:del w:id="167" w:author="Maple [2]" w:date="2018-06-14T14:00:20Z"/>
          <w:rFonts w:asciiTheme="minorHAnsi" w:hAnsiTheme="minorHAnsi" w:eastAsiaTheme="minorEastAsia" w:cstheme="minorBidi"/>
          <w:szCs w:val="22"/>
        </w:rPr>
      </w:pPr>
      <w:del w:id="168" w:author="Maple [2]" w:date="2018-06-14T14:00:20Z">
        <w:r>
          <w:rPr/>
          <w:fldChar w:fldCharType="begin"/>
        </w:r>
      </w:del>
      <w:del w:id="169" w:author="Maple [2]" w:date="2018-06-14T14:00:20Z">
        <w:r>
          <w:rPr/>
          <w:delInstrText xml:space="preserve"> HYPERLINK \l "_Toc515310746" </w:delInstrText>
        </w:r>
      </w:del>
      <w:del w:id="170" w:author="Maple [2]" w:date="2018-06-14T14:00:20Z">
        <w:r>
          <w:rPr/>
          <w:fldChar w:fldCharType="separate"/>
        </w:r>
      </w:del>
      <w:del w:id="171" w:author="Maple [2]" w:date="2018-06-14T14:00:20Z">
        <w:r>
          <w:rPr>
            <w:rStyle w:val="12"/>
          </w:rPr>
          <w:delText>4.2</w:delText>
        </w:r>
      </w:del>
      <w:del w:id="172" w:author="Maple [2]" w:date="2018-06-14T14:00:20Z">
        <w:r>
          <w:rPr>
            <w:rStyle w:val="12"/>
            <w:rFonts w:hint="eastAsia"/>
          </w:rPr>
          <w:delText>修改密码</w:delText>
        </w:r>
      </w:del>
      <w:del w:id="173" w:author="Maple [2]" w:date="2018-06-14T14:00:20Z">
        <w:r>
          <w:rPr/>
          <w:tab/>
        </w:r>
      </w:del>
      <w:del w:id="174" w:author="Maple [2]" w:date="2018-06-14T14:00:20Z">
        <w:r>
          <w:rPr/>
          <w:fldChar w:fldCharType="begin"/>
        </w:r>
      </w:del>
      <w:del w:id="175" w:author="Maple [2]" w:date="2018-06-14T14:00:20Z">
        <w:r>
          <w:rPr/>
          <w:delInstrText xml:space="preserve"> PAGEREF _Toc515310746 \h </w:delInstrText>
        </w:r>
      </w:del>
      <w:del w:id="176" w:author="Maple [2]" w:date="2018-06-14T14:00:20Z">
        <w:r>
          <w:rPr/>
          <w:fldChar w:fldCharType="separate"/>
        </w:r>
      </w:del>
      <w:del w:id="177" w:author="Maple [2]" w:date="2018-06-14T14:00:20Z">
        <w:r>
          <w:rPr/>
          <w:delText>6</w:delText>
        </w:r>
      </w:del>
      <w:del w:id="178" w:author="Maple [2]" w:date="2018-06-14T14:00:20Z">
        <w:r>
          <w:rPr/>
          <w:fldChar w:fldCharType="end"/>
        </w:r>
      </w:del>
      <w:del w:id="179" w:author="Maple [2]" w:date="2018-06-14T14:00:20Z">
        <w:r>
          <w:rPr/>
          <w:fldChar w:fldCharType="end"/>
        </w:r>
      </w:del>
    </w:p>
    <w:p>
      <w:pPr>
        <w:pStyle w:val="5"/>
        <w:tabs>
          <w:tab w:val="right" w:leader="dot" w:pos="9736"/>
        </w:tabs>
        <w:rPr>
          <w:del w:id="180" w:author="Maple [2]" w:date="2018-06-14T14:00:20Z"/>
          <w:rFonts w:asciiTheme="minorHAnsi" w:hAnsiTheme="minorHAnsi" w:eastAsiaTheme="minorEastAsia" w:cstheme="minorBidi"/>
          <w:szCs w:val="22"/>
        </w:rPr>
      </w:pPr>
      <w:del w:id="181" w:author="Maple [2]" w:date="2018-06-14T14:00:20Z">
        <w:r>
          <w:rPr/>
          <w:fldChar w:fldCharType="begin"/>
        </w:r>
      </w:del>
      <w:del w:id="182" w:author="Maple [2]" w:date="2018-06-14T14:00:20Z">
        <w:r>
          <w:rPr/>
          <w:delInstrText xml:space="preserve"> HYPERLINK \l "_Toc515310747" </w:delInstrText>
        </w:r>
      </w:del>
      <w:del w:id="183" w:author="Maple [2]" w:date="2018-06-14T14:00:20Z">
        <w:r>
          <w:rPr/>
          <w:fldChar w:fldCharType="separate"/>
        </w:r>
      </w:del>
      <w:del w:id="184" w:author="Maple [2]" w:date="2018-06-14T14:00:20Z">
        <w:r>
          <w:rPr>
            <w:rStyle w:val="12"/>
          </w:rPr>
          <w:delText>4.3</w:delText>
        </w:r>
      </w:del>
      <w:del w:id="185" w:author="Maple [2]" w:date="2018-06-14T14:00:20Z">
        <w:r>
          <w:rPr>
            <w:rStyle w:val="12"/>
            <w:rFonts w:hint="eastAsia"/>
          </w:rPr>
          <w:delText>关于我们</w:delText>
        </w:r>
      </w:del>
      <w:del w:id="186" w:author="Maple [2]" w:date="2018-06-14T14:00:20Z">
        <w:r>
          <w:rPr/>
          <w:tab/>
        </w:r>
      </w:del>
      <w:del w:id="187" w:author="Maple [2]" w:date="2018-06-14T14:00:20Z">
        <w:r>
          <w:rPr/>
          <w:fldChar w:fldCharType="begin"/>
        </w:r>
      </w:del>
      <w:del w:id="188" w:author="Maple [2]" w:date="2018-06-14T14:00:20Z">
        <w:r>
          <w:rPr/>
          <w:delInstrText xml:space="preserve"> PAGEREF _Toc515310747 \h </w:delInstrText>
        </w:r>
      </w:del>
      <w:del w:id="189" w:author="Maple [2]" w:date="2018-06-14T14:00:20Z">
        <w:r>
          <w:rPr/>
          <w:fldChar w:fldCharType="separate"/>
        </w:r>
      </w:del>
      <w:del w:id="190" w:author="Maple [2]" w:date="2018-06-14T14:00:20Z">
        <w:r>
          <w:rPr/>
          <w:delText>6</w:delText>
        </w:r>
      </w:del>
      <w:del w:id="191" w:author="Maple [2]" w:date="2018-06-14T14:00:20Z">
        <w:r>
          <w:rPr/>
          <w:fldChar w:fldCharType="end"/>
        </w:r>
      </w:del>
      <w:del w:id="192" w:author="Maple [2]" w:date="2018-06-14T14:00:20Z">
        <w:r>
          <w:rPr/>
          <w:fldChar w:fldCharType="end"/>
        </w:r>
      </w:del>
    </w:p>
    <w:p>
      <w:pPr>
        <w:pStyle w:val="5"/>
        <w:tabs>
          <w:tab w:val="right" w:leader="dot" w:pos="9736"/>
        </w:tabs>
        <w:rPr>
          <w:del w:id="193" w:author="Maple [2]" w:date="2018-06-14T14:00:20Z"/>
          <w:rFonts w:asciiTheme="minorHAnsi" w:hAnsiTheme="minorHAnsi" w:eastAsiaTheme="minorEastAsia" w:cstheme="minorBidi"/>
          <w:szCs w:val="22"/>
        </w:rPr>
      </w:pPr>
      <w:del w:id="194" w:author="Maple [2]" w:date="2018-06-14T14:00:20Z">
        <w:r>
          <w:rPr/>
          <w:fldChar w:fldCharType="begin"/>
        </w:r>
      </w:del>
      <w:del w:id="195" w:author="Maple [2]" w:date="2018-06-14T14:00:20Z">
        <w:r>
          <w:rPr/>
          <w:delInstrText xml:space="preserve"> HYPERLINK \l "_Toc515310748" </w:delInstrText>
        </w:r>
      </w:del>
      <w:del w:id="196" w:author="Maple [2]" w:date="2018-06-14T14:00:20Z">
        <w:r>
          <w:rPr/>
          <w:fldChar w:fldCharType="separate"/>
        </w:r>
      </w:del>
      <w:del w:id="197" w:author="Maple [2]" w:date="2018-06-14T14:00:20Z">
        <w:r>
          <w:rPr>
            <w:rStyle w:val="12"/>
          </w:rPr>
          <w:delText>4.4</w:delText>
        </w:r>
      </w:del>
      <w:del w:id="198" w:author="Maple [2]" w:date="2018-06-14T14:00:20Z">
        <w:r>
          <w:rPr>
            <w:rStyle w:val="12"/>
            <w:rFonts w:hint="eastAsia"/>
          </w:rPr>
          <w:delText>退出登录</w:delText>
        </w:r>
      </w:del>
      <w:del w:id="199" w:author="Maple [2]" w:date="2018-06-14T14:00:20Z">
        <w:r>
          <w:rPr/>
          <w:tab/>
        </w:r>
      </w:del>
      <w:del w:id="200" w:author="Maple [2]" w:date="2018-06-14T14:00:20Z">
        <w:r>
          <w:rPr/>
          <w:fldChar w:fldCharType="begin"/>
        </w:r>
      </w:del>
      <w:del w:id="201" w:author="Maple [2]" w:date="2018-06-14T14:00:20Z">
        <w:r>
          <w:rPr/>
          <w:delInstrText xml:space="preserve"> PAGEREF _Toc515310748 \h </w:delInstrText>
        </w:r>
      </w:del>
      <w:del w:id="202" w:author="Maple [2]" w:date="2018-06-14T14:00:20Z">
        <w:r>
          <w:rPr/>
          <w:fldChar w:fldCharType="separate"/>
        </w:r>
      </w:del>
      <w:del w:id="203" w:author="Maple [2]" w:date="2018-06-14T14:00:20Z">
        <w:r>
          <w:rPr/>
          <w:delText>7</w:delText>
        </w:r>
      </w:del>
      <w:del w:id="204" w:author="Maple [2]" w:date="2018-06-14T14:00:20Z">
        <w:r>
          <w:rPr/>
          <w:fldChar w:fldCharType="end"/>
        </w:r>
      </w:del>
      <w:del w:id="205" w:author="Maple [2]" w:date="2018-06-14T14:00:20Z">
        <w:r>
          <w:rPr/>
          <w:fldChar w:fldCharType="end"/>
        </w:r>
      </w:del>
    </w:p>
    <w:p>
      <w:pPr>
        <w:pStyle w:val="9"/>
        <w:tabs>
          <w:tab w:val="right" w:leader="dot" w:pos="9746"/>
        </w:tabs>
        <w:rPr>
          <w:ins w:id="206" w:author="Maple [2]" w:date="2018-06-14T14:00:20Z"/>
        </w:rPr>
      </w:pPr>
      <w:ins w:id="207" w:author="Maple [2]" w:date="2018-06-14T14:00:20Z">
        <w:r>
          <w:rPr>
            <w:rFonts w:hint="eastAsia" w:ascii="宋体" w:hAnsi="宋体" w:cs="宋体"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begin"/>
        </w:r>
      </w:ins>
      <w:ins w:id="208" w:author="Maple [2]" w:date="2018-06-14T14:00:20Z">
        <w:r>
          <w:rPr>
            <w:rFonts w:hint="eastAsia" w:ascii="宋体" w:hAnsi="宋体" w:cs="宋体"/>
          </w:rPr>
          <w:instrText xml:space="preserve"> HYPERLINK \l _Toc15496 </w:instrText>
        </w:r>
      </w:ins>
      <w:ins w:id="209" w:author="Maple [2]" w:date="2018-06-14T14:00:20Z">
        <w:r>
          <w:rPr>
            <w:rFonts w:hint="eastAsia" w:ascii="宋体" w:hAnsi="宋体" w:cs="宋体"/>
          </w:rPr>
          <w:fldChar w:fldCharType="separate"/>
        </w:r>
      </w:ins>
      <w:ins w:id="210" w:author="Maple [2]" w:date="2018-06-14T14:00:20Z">
        <w:r>
          <w:rPr>
            <w:rFonts w:hint="eastAsia" w:ascii="宋体" w:hAnsi="宋体" w:cs="宋体"/>
          </w:rPr>
          <w:t>一、 概述</w:t>
        </w:r>
      </w:ins>
      <w:ins w:id="211" w:author="Maple [2]" w:date="2018-06-14T14:00:20Z">
        <w:r>
          <w:rPr/>
          <w:tab/>
        </w:r>
      </w:ins>
      <w:ins w:id="212" w:author="Maple [2]" w:date="2018-06-14T14:00:20Z">
        <w:r>
          <w:rPr/>
          <w:fldChar w:fldCharType="begin"/>
        </w:r>
      </w:ins>
      <w:ins w:id="213" w:author="Maple [2]" w:date="2018-06-14T14:00:20Z">
        <w:r>
          <w:rPr/>
          <w:instrText xml:space="preserve"> PAGEREF _Toc15496 </w:instrText>
        </w:r>
      </w:ins>
      <w:ins w:id="214" w:author="Maple [2]" w:date="2018-06-14T14:00:20Z">
        <w:r>
          <w:rPr/>
          <w:fldChar w:fldCharType="separate"/>
        </w:r>
      </w:ins>
      <w:ins w:id="215" w:author="Maple [2]" w:date="2018-06-14T14:00:20Z">
        <w:r>
          <w:rPr/>
          <w:t>1</w:t>
        </w:r>
      </w:ins>
      <w:ins w:id="216" w:author="Maple [2]" w:date="2018-06-14T14:00:20Z">
        <w:r>
          <w:rPr/>
          <w:fldChar w:fldCharType="end"/>
        </w:r>
      </w:ins>
      <w:ins w:id="217" w:author="Maple [2]" w:date="2018-06-14T14:00:20Z">
        <w:r>
          <w:rPr>
            <w:rFonts w:hint="eastAsia" w:ascii="宋体" w:hAnsi="宋体" w:cs="宋体"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end"/>
        </w:r>
      </w:ins>
    </w:p>
    <w:p>
      <w:pPr>
        <w:pStyle w:val="9"/>
        <w:tabs>
          <w:tab w:val="right" w:leader="dot" w:pos="9746"/>
        </w:tabs>
        <w:rPr>
          <w:ins w:id="218" w:author="Maple [2]" w:date="2018-06-14T14:00:20Z"/>
        </w:rPr>
      </w:pPr>
      <w:ins w:id="219" w:author="Maple [2]" w:date="2018-06-14T14:00:20Z">
        <w:r>
          <w:rPr>
            <w:rFonts w:hint="eastAsia" w:ascii="宋体" w:hAnsi="宋体" w:cs="宋体"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begin"/>
        </w:r>
      </w:ins>
      <w:ins w:id="220" w:author="Maple [2]" w:date="2018-06-14T14:00:20Z">
        <w:r>
          <w:rPr>
            <w:rFonts w:hint="eastAsia" w:ascii="宋体" w:hAnsi="宋体" w:cs="宋体"/>
          </w:rPr>
          <w:instrText xml:space="preserve"> HYPERLINK \l _Toc16923 </w:instrText>
        </w:r>
      </w:ins>
      <w:ins w:id="221" w:author="Maple [2]" w:date="2018-06-14T14:00:20Z">
        <w:r>
          <w:rPr>
            <w:rFonts w:hint="eastAsia" w:ascii="宋体" w:hAnsi="宋体" w:cs="宋体"/>
          </w:rPr>
          <w:fldChar w:fldCharType="separate"/>
        </w:r>
      </w:ins>
      <w:ins w:id="222" w:author="Maple [2]" w:date="2018-06-14T14:00:20Z">
        <w:r>
          <w:rPr>
            <w:rFonts w:hint="eastAsia" w:ascii="宋体" w:hAnsi="宋体" w:cs="宋体"/>
          </w:rPr>
          <w:t>二、 功能模块清单</w:t>
        </w:r>
      </w:ins>
      <w:ins w:id="223" w:author="Maple [2]" w:date="2018-06-14T14:00:20Z">
        <w:r>
          <w:rPr/>
          <w:tab/>
        </w:r>
      </w:ins>
      <w:ins w:id="224" w:author="Maple [2]" w:date="2018-06-14T14:00:20Z">
        <w:r>
          <w:rPr/>
          <w:fldChar w:fldCharType="begin"/>
        </w:r>
      </w:ins>
      <w:ins w:id="225" w:author="Maple [2]" w:date="2018-06-14T14:00:20Z">
        <w:r>
          <w:rPr/>
          <w:instrText xml:space="preserve"> PAGEREF _Toc16923 </w:instrText>
        </w:r>
      </w:ins>
      <w:ins w:id="226" w:author="Maple [2]" w:date="2018-06-14T14:00:20Z">
        <w:r>
          <w:rPr/>
          <w:fldChar w:fldCharType="separate"/>
        </w:r>
      </w:ins>
      <w:ins w:id="227" w:author="Maple [2]" w:date="2018-06-14T14:00:20Z">
        <w:r>
          <w:rPr/>
          <w:t>1</w:t>
        </w:r>
      </w:ins>
      <w:ins w:id="228" w:author="Maple [2]" w:date="2018-06-14T14:00:20Z">
        <w:r>
          <w:rPr/>
          <w:fldChar w:fldCharType="end"/>
        </w:r>
      </w:ins>
      <w:ins w:id="229" w:author="Maple [2]" w:date="2018-06-14T14:00:20Z">
        <w:r>
          <w:rPr>
            <w:rFonts w:hint="eastAsia" w:ascii="宋体" w:hAnsi="宋体" w:cs="宋体"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end"/>
        </w:r>
      </w:ins>
    </w:p>
    <w:p>
      <w:pPr>
        <w:pStyle w:val="9"/>
        <w:tabs>
          <w:tab w:val="right" w:leader="dot" w:pos="9746"/>
        </w:tabs>
        <w:rPr>
          <w:ins w:id="230" w:author="Maple [2]" w:date="2018-06-14T14:00:20Z"/>
        </w:rPr>
      </w:pPr>
      <w:ins w:id="231" w:author="Maple [2]" w:date="2018-06-14T14:00:20Z">
        <w:r>
          <w:rPr>
            <w:rFonts w:hint="eastAsia" w:ascii="宋体" w:hAnsi="宋体" w:cs="宋体"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begin"/>
        </w:r>
      </w:ins>
      <w:ins w:id="232" w:author="Maple [2]" w:date="2018-06-14T14:00:20Z">
        <w:r>
          <w:rPr>
            <w:rFonts w:hint="eastAsia" w:ascii="宋体" w:hAnsi="宋体" w:cs="宋体"/>
          </w:rPr>
          <w:instrText xml:space="preserve"> HYPERLINK \l _Toc3296 </w:instrText>
        </w:r>
      </w:ins>
      <w:ins w:id="233" w:author="Maple [2]" w:date="2018-06-14T14:00:20Z">
        <w:r>
          <w:rPr>
            <w:rFonts w:hint="eastAsia" w:ascii="宋体" w:hAnsi="宋体" w:cs="宋体"/>
          </w:rPr>
          <w:fldChar w:fldCharType="separate"/>
        </w:r>
      </w:ins>
      <w:ins w:id="234" w:author="Maple [2]" w:date="2018-06-14T14:00:20Z">
        <w:r>
          <w:rPr>
            <w:rFonts w:hint="eastAsia"/>
          </w:rPr>
          <w:t xml:space="preserve">三、 </w:t>
        </w:r>
      </w:ins>
      <w:ins w:id="235" w:author="Maple [2]" w:date="2018-06-14T14:00:20Z">
        <w:r>
          <w:rPr>
            <w:rFonts w:hint="eastAsia" w:ascii="宋体" w:hAnsi="宋体" w:cs="宋体"/>
          </w:rPr>
          <w:t>APP功能设计</w:t>
        </w:r>
      </w:ins>
      <w:ins w:id="236" w:author="Maple [2]" w:date="2018-06-14T14:00:20Z">
        <w:r>
          <w:rPr/>
          <w:tab/>
        </w:r>
      </w:ins>
      <w:ins w:id="237" w:author="Maple [2]" w:date="2018-06-14T14:00:20Z">
        <w:r>
          <w:rPr/>
          <w:fldChar w:fldCharType="begin"/>
        </w:r>
      </w:ins>
      <w:ins w:id="238" w:author="Maple [2]" w:date="2018-06-14T14:00:20Z">
        <w:r>
          <w:rPr/>
          <w:instrText xml:space="preserve"> PAGEREF _Toc3296 </w:instrText>
        </w:r>
      </w:ins>
      <w:ins w:id="239" w:author="Maple [2]" w:date="2018-06-14T14:00:20Z">
        <w:r>
          <w:rPr/>
          <w:fldChar w:fldCharType="separate"/>
        </w:r>
      </w:ins>
      <w:ins w:id="240" w:author="Maple [2]" w:date="2018-06-14T14:00:20Z">
        <w:r>
          <w:rPr/>
          <w:t>2</w:t>
        </w:r>
      </w:ins>
      <w:ins w:id="241" w:author="Maple [2]" w:date="2018-06-14T14:00:20Z">
        <w:r>
          <w:rPr/>
          <w:fldChar w:fldCharType="end"/>
        </w:r>
      </w:ins>
      <w:ins w:id="242" w:author="Maple [2]" w:date="2018-06-14T14:00:20Z">
        <w:r>
          <w:rPr>
            <w:rFonts w:hint="eastAsia" w:ascii="宋体" w:hAnsi="宋体" w:cs="宋体"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end"/>
        </w:r>
      </w:ins>
    </w:p>
    <w:p>
      <w:pPr>
        <w:pStyle w:val="10"/>
        <w:tabs>
          <w:tab w:val="right" w:leader="dot" w:pos="9746"/>
        </w:tabs>
        <w:rPr>
          <w:ins w:id="243" w:author="Maple [2]" w:date="2018-06-14T14:00:20Z"/>
        </w:rPr>
      </w:pPr>
      <w:ins w:id="244" w:author="Maple [2]" w:date="2018-06-14T14:00:20Z">
        <w:r>
          <w:rPr>
            <w:rFonts w:hint="eastAsia" w:ascii="宋体" w:hAnsi="宋体" w:cs="宋体"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begin"/>
        </w:r>
      </w:ins>
      <w:ins w:id="245" w:author="Maple [2]" w:date="2018-06-14T14:00:20Z">
        <w:r>
          <w:rPr>
            <w:rFonts w:hint="eastAsia" w:ascii="宋体" w:hAnsi="宋体" w:cs="宋体"/>
          </w:rPr>
          <w:instrText xml:space="preserve"> HYPERLINK \l _Toc5960 </w:instrText>
        </w:r>
      </w:ins>
      <w:ins w:id="246" w:author="Maple [2]" w:date="2018-06-14T14:00:20Z">
        <w:r>
          <w:rPr>
            <w:rFonts w:hint="eastAsia" w:ascii="宋体" w:hAnsi="宋体" w:cs="宋体"/>
          </w:rPr>
          <w:fldChar w:fldCharType="separate"/>
        </w:r>
      </w:ins>
      <w:ins w:id="247" w:author="Maple [2]" w:date="2018-06-14T14:00:20Z">
        <w:r>
          <w:rPr>
            <w:rFonts w:hint="eastAsia"/>
          </w:rPr>
          <w:t>1． 登录</w:t>
        </w:r>
      </w:ins>
      <w:ins w:id="248" w:author="Maple [2]" w:date="2018-06-14T14:00:20Z">
        <w:r>
          <w:rPr/>
          <w:tab/>
        </w:r>
      </w:ins>
      <w:ins w:id="249" w:author="Maple [2]" w:date="2018-06-14T14:00:20Z">
        <w:r>
          <w:rPr/>
          <w:fldChar w:fldCharType="begin"/>
        </w:r>
      </w:ins>
      <w:ins w:id="250" w:author="Maple [2]" w:date="2018-06-14T14:00:20Z">
        <w:r>
          <w:rPr/>
          <w:instrText xml:space="preserve"> PAGEREF _Toc5960 </w:instrText>
        </w:r>
      </w:ins>
      <w:ins w:id="251" w:author="Maple [2]" w:date="2018-06-14T14:00:20Z">
        <w:r>
          <w:rPr/>
          <w:fldChar w:fldCharType="separate"/>
        </w:r>
      </w:ins>
      <w:ins w:id="252" w:author="Maple [2]" w:date="2018-06-14T14:00:20Z">
        <w:r>
          <w:rPr/>
          <w:t>2</w:t>
        </w:r>
      </w:ins>
      <w:ins w:id="253" w:author="Maple [2]" w:date="2018-06-14T14:00:20Z">
        <w:r>
          <w:rPr/>
          <w:fldChar w:fldCharType="end"/>
        </w:r>
      </w:ins>
      <w:ins w:id="254" w:author="Maple [2]" w:date="2018-06-14T14:00:20Z">
        <w:r>
          <w:rPr>
            <w:rFonts w:hint="eastAsia" w:ascii="宋体" w:hAnsi="宋体" w:cs="宋体"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end"/>
        </w:r>
      </w:ins>
    </w:p>
    <w:p>
      <w:pPr>
        <w:pStyle w:val="5"/>
        <w:tabs>
          <w:tab w:val="right" w:leader="dot" w:pos="9746"/>
        </w:tabs>
        <w:rPr>
          <w:ins w:id="255" w:author="Maple [2]" w:date="2018-06-14T14:00:20Z"/>
        </w:rPr>
      </w:pPr>
      <w:ins w:id="256" w:author="Maple [2]" w:date="2018-06-14T14:00:20Z">
        <w:r>
          <w:rPr>
            <w:rFonts w:hint="eastAsia" w:ascii="宋体" w:hAnsi="宋体" w:cs="宋体"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begin"/>
        </w:r>
      </w:ins>
      <w:ins w:id="257" w:author="Maple [2]" w:date="2018-06-14T14:00:20Z">
        <w:r>
          <w:rPr>
            <w:rFonts w:hint="eastAsia" w:ascii="宋体" w:hAnsi="宋体" w:cs="宋体"/>
          </w:rPr>
          <w:instrText xml:space="preserve"> HYPERLINK \l _Toc90 </w:instrText>
        </w:r>
      </w:ins>
      <w:ins w:id="258" w:author="Maple [2]" w:date="2018-06-14T14:00:20Z">
        <w:r>
          <w:rPr>
            <w:rFonts w:hint="eastAsia" w:ascii="宋体" w:hAnsi="宋体" w:cs="宋体"/>
          </w:rPr>
          <w:fldChar w:fldCharType="separate"/>
        </w:r>
      </w:ins>
      <w:ins w:id="259" w:author="Maple [2]" w:date="2018-06-14T14:00:20Z">
        <w:r>
          <w:rPr>
            <w:rFonts w:hint="default"/>
          </w:rPr>
          <w:t xml:space="preserve">1.1 </w:t>
        </w:r>
      </w:ins>
      <w:ins w:id="260" w:author="Maple [2]" w:date="2018-06-14T14:00:20Z">
        <w:r>
          <w:rPr>
            <w:rFonts w:hint="eastAsia"/>
          </w:rPr>
          <w:t>登录页面。</w:t>
        </w:r>
      </w:ins>
      <w:ins w:id="261" w:author="Maple [2]" w:date="2018-06-14T14:00:20Z">
        <w:r>
          <w:rPr/>
          <w:tab/>
        </w:r>
      </w:ins>
      <w:ins w:id="262" w:author="Maple [2]" w:date="2018-06-14T14:00:20Z">
        <w:r>
          <w:rPr/>
          <w:fldChar w:fldCharType="begin"/>
        </w:r>
      </w:ins>
      <w:ins w:id="263" w:author="Maple [2]" w:date="2018-06-14T14:00:20Z">
        <w:r>
          <w:rPr/>
          <w:instrText xml:space="preserve"> PAGEREF _Toc90 </w:instrText>
        </w:r>
      </w:ins>
      <w:ins w:id="264" w:author="Maple [2]" w:date="2018-06-14T14:00:20Z">
        <w:r>
          <w:rPr/>
          <w:fldChar w:fldCharType="separate"/>
        </w:r>
      </w:ins>
      <w:ins w:id="265" w:author="Maple [2]" w:date="2018-06-14T14:00:20Z">
        <w:r>
          <w:rPr/>
          <w:t>2</w:t>
        </w:r>
      </w:ins>
      <w:ins w:id="266" w:author="Maple [2]" w:date="2018-06-14T14:00:20Z">
        <w:r>
          <w:rPr/>
          <w:fldChar w:fldCharType="end"/>
        </w:r>
      </w:ins>
      <w:ins w:id="267" w:author="Maple [2]" w:date="2018-06-14T14:00:20Z">
        <w:r>
          <w:rPr>
            <w:rFonts w:hint="eastAsia" w:ascii="宋体" w:hAnsi="宋体" w:cs="宋体"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end"/>
        </w:r>
      </w:ins>
    </w:p>
    <w:p>
      <w:pPr>
        <w:pStyle w:val="5"/>
        <w:tabs>
          <w:tab w:val="right" w:leader="dot" w:pos="9746"/>
        </w:tabs>
        <w:rPr>
          <w:ins w:id="268" w:author="Maple [2]" w:date="2018-06-14T14:00:20Z"/>
        </w:rPr>
      </w:pPr>
      <w:ins w:id="269" w:author="Maple [2]" w:date="2018-06-14T14:00:20Z">
        <w:r>
          <w:rPr>
            <w:rFonts w:hint="eastAsia" w:ascii="宋体" w:hAnsi="宋体" w:cs="宋体"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begin"/>
        </w:r>
      </w:ins>
      <w:ins w:id="270" w:author="Maple [2]" w:date="2018-06-14T14:00:20Z">
        <w:r>
          <w:rPr>
            <w:rFonts w:hint="eastAsia" w:ascii="宋体" w:hAnsi="宋体" w:cs="宋体"/>
          </w:rPr>
          <w:instrText xml:space="preserve"> HYPERLINK \l _Toc4853 </w:instrText>
        </w:r>
      </w:ins>
      <w:ins w:id="271" w:author="Maple [2]" w:date="2018-06-14T14:00:20Z">
        <w:r>
          <w:rPr>
            <w:rFonts w:hint="eastAsia" w:ascii="宋体" w:hAnsi="宋体" w:cs="宋体"/>
          </w:rPr>
          <w:fldChar w:fldCharType="separate"/>
        </w:r>
      </w:ins>
      <w:ins w:id="272" w:author="Maple [2]" w:date="2018-06-14T14:00:20Z">
        <w:r>
          <w:rPr>
            <w:rFonts w:hint="default"/>
          </w:rPr>
          <w:t xml:space="preserve">1.2 </w:t>
        </w:r>
      </w:ins>
      <w:ins w:id="273" w:author="Maple [2]" w:date="2018-06-14T14:00:20Z">
        <w:r>
          <w:rPr/>
          <w:t>忘记密码</w:t>
        </w:r>
      </w:ins>
      <w:ins w:id="274" w:author="Maple [2]" w:date="2018-06-14T14:00:20Z">
        <w:r>
          <w:rPr/>
          <w:tab/>
        </w:r>
      </w:ins>
      <w:ins w:id="275" w:author="Maple [2]" w:date="2018-06-14T14:00:20Z">
        <w:r>
          <w:rPr/>
          <w:fldChar w:fldCharType="begin"/>
        </w:r>
      </w:ins>
      <w:ins w:id="276" w:author="Maple [2]" w:date="2018-06-14T14:00:20Z">
        <w:r>
          <w:rPr/>
          <w:instrText xml:space="preserve"> PAGEREF _Toc4853 </w:instrText>
        </w:r>
      </w:ins>
      <w:ins w:id="277" w:author="Maple [2]" w:date="2018-06-14T14:00:20Z">
        <w:r>
          <w:rPr/>
          <w:fldChar w:fldCharType="separate"/>
        </w:r>
      </w:ins>
      <w:ins w:id="278" w:author="Maple [2]" w:date="2018-06-14T14:00:20Z">
        <w:r>
          <w:rPr/>
          <w:t>2</w:t>
        </w:r>
      </w:ins>
      <w:ins w:id="279" w:author="Maple [2]" w:date="2018-06-14T14:00:20Z">
        <w:r>
          <w:rPr/>
          <w:fldChar w:fldCharType="end"/>
        </w:r>
      </w:ins>
      <w:ins w:id="280" w:author="Maple [2]" w:date="2018-06-14T14:00:20Z">
        <w:r>
          <w:rPr>
            <w:rFonts w:hint="eastAsia" w:ascii="宋体" w:hAnsi="宋体" w:cs="宋体"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end"/>
        </w:r>
      </w:ins>
    </w:p>
    <w:p>
      <w:pPr>
        <w:pStyle w:val="5"/>
        <w:tabs>
          <w:tab w:val="right" w:leader="dot" w:pos="9746"/>
        </w:tabs>
        <w:rPr>
          <w:ins w:id="281" w:author="Maple [2]" w:date="2018-06-14T14:00:20Z"/>
        </w:rPr>
      </w:pPr>
      <w:ins w:id="282" w:author="Maple [2]" w:date="2018-06-14T14:00:20Z">
        <w:r>
          <w:rPr>
            <w:rFonts w:hint="eastAsia" w:ascii="宋体" w:hAnsi="宋体" w:cs="宋体"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begin"/>
        </w:r>
      </w:ins>
      <w:ins w:id="283" w:author="Maple [2]" w:date="2018-06-14T14:00:20Z">
        <w:r>
          <w:rPr>
            <w:rFonts w:hint="eastAsia" w:ascii="宋体" w:hAnsi="宋体" w:cs="宋体"/>
          </w:rPr>
          <w:instrText xml:space="preserve"> HYPERLINK \l _Toc29288 </w:instrText>
        </w:r>
      </w:ins>
      <w:ins w:id="284" w:author="Maple [2]" w:date="2018-06-14T14:00:20Z">
        <w:r>
          <w:rPr>
            <w:rFonts w:hint="eastAsia" w:ascii="宋体" w:hAnsi="宋体" w:cs="宋体"/>
          </w:rPr>
          <w:fldChar w:fldCharType="separate"/>
        </w:r>
      </w:ins>
      <w:ins w:id="285" w:author="Maple [2]" w:date="2018-06-14T14:00:20Z">
        <w:r>
          <w:rPr>
            <w:rFonts w:hint="default"/>
          </w:rPr>
          <w:t xml:space="preserve">1.3 </w:t>
        </w:r>
      </w:ins>
      <w:ins w:id="286" w:author="Maple [2]" w:date="2018-06-14T14:00:20Z">
        <w:r>
          <w:rPr>
            <w:rFonts w:hint="eastAsia"/>
          </w:rPr>
          <w:t>注册</w:t>
        </w:r>
      </w:ins>
      <w:ins w:id="287" w:author="Maple [2]" w:date="2018-06-14T14:00:20Z">
        <w:r>
          <w:rPr/>
          <w:tab/>
        </w:r>
      </w:ins>
      <w:ins w:id="288" w:author="Maple [2]" w:date="2018-06-14T14:00:20Z">
        <w:r>
          <w:rPr/>
          <w:fldChar w:fldCharType="begin"/>
        </w:r>
      </w:ins>
      <w:ins w:id="289" w:author="Maple [2]" w:date="2018-06-14T14:00:20Z">
        <w:r>
          <w:rPr/>
          <w:instrText xml:space="preserve"> PAGEREF _Toc29288 </w:instrText>
        </w:r>
      </w:ins>
      <w:ins w:id="290" w:author="Maple [2]" w:date="2018-06-14T14:00:20Z">
        <w:r>
          <w:rPr/>
          <w:fldChar w:fldCharType="separate"/>
        </w:r>
      </w:ins>
      <w:ins w:id="291" w:author="Maple [2]" w:date="2018-06-14T14:00:20Z">
        <w:r>
          <w:rPr/>
          <w:t>3</w:t>
        </w:r>
      </w:ins>
      <w:ins w:id="292" w:author="Maple [2]" w:date="2018-06-14T14:00:20Z">
        <w:r>
          <w:rPr/>
          <w:fldChar w:fldCharType="end"/>
        </w:r>
      </w:ins>
      <w:ins w:id="293" w:author="Maple [2]" w:date="2018-06-14T14:00:20Z">
        <w:r>
          <w:rPr>
            <w:rFonts w:hint="eastAsia" w:ascii="宋体" w:hAnsi="宋体" w:cs="宋体"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end"/>
        </w:r>
      </w:ins>
    </w:p>
    <w:p>
      <w:pPr>
        <w:pStyle w:val="10"/>
        <w:tabs>
          <w:tab w:val="right" w:leader="dot" w:pos="9746"/>
        </w:tabs>
        <w:rPr>
          <w:ins w:id="294" w:author="Maple [2]" w:date="2018-06-14T14:00:20Z"/>
        </w:rPr>
      </w:pPr>
      <w:ins w:id="295" w:author="Maple [2]" w:date="2018-06-14T14:00:20Z">
        <w:r>
          <w:rPr>
            <w:rFonts w:hint="eastAsia" w:ascii="宋体" w:hAnsi="宋体" w:cs="宋体"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begin"/>
        </w:r>
      </w:ins>
      <w:ins w:id="296" w:author="Maple [2]" w:date="2018-06-14T14:00:20Z">
        <w:r>
          <w:rPr>
            <w:rFonts w:hint="eastAsia" w:ascii="宋体" w:hAnsi="宋体" w:cs="宋体"/>
          </w:rPr>
          <w:instrText xml:space="preserve"> HYPERLINK \l _Toc24878 </w:instrText>
        </w:r>
      </w:ins>
      <w:ins w:id="297" w:author="Maple [2]" w:date="2018-06-14T14:00:20Z">
        <w:r>
          <w:rPr>
            <w:rFonts w:hint="eastAsia" w:ascii="宋体" w:hAnsi="宋体" w:cs="宋体"/>
          </w:rPr>
          <w:fldChar w:fldCharType="separate"/>
        </w:r>
      </w:ins>
      <w:ins w:id="298" w:author="Maple [2]" w:date="2018-06-14T14:00:20Z">
        <w:r>
          <w:rPr>
            <w:rFonts w:hint="eastAsia"/>
          </w:rPr>
          <w:t xml:space="preserve">2． </w:t>
        </w:r>
      </w:ins>
      <w:ins w:id="299" w:author="Maple [2]" w:date="2018-06-14T14:00:20Z">
        <w:r>
          <w:rPr>
            <w:rFonts w:hint="eastAsia"/>
            <w:lang w:eastAsia="zh-CN"/>
          </w:rPr>
          <w:t>首页</w:t>
        </w:r>
      </w:ins>
      <w:ins w:id="300" w:author="Maple [2]" w:date="2018-06-14T14:00:20Z">
        <w:r>
          <w:rPr/>
          <w:tab/>
        </w:r>
      </w:ins>
      <w:ins w:id="301" w:author="Maple [2]" w:date="2018-06-14T14:00:20Z">
        <w:r>
          <w:rPr/>
          <w:fldChar w:fldCharType="begin"/>
        </w:r>
      </w:ins>
      <w:ins w:id="302" w:author="Maple [2]" w:date="2018-06-14T14:00:20Z">
        <w:r>
          <w:rPr/>
          <w:instrText xml:space="preserve"> PAGEREF _Toc24878 </w:instrText>
        </w:r>
      </w:ins>
      <w:ins w:id="303" w:author="Maple [2]" w:date="2018-06-14T14:00:20Z">
        <w:r>
          <w:rPr/>
          <w:fldChar w:fldCharType="separate"/>
        </w:r>
      </w:ins>
      <w:ins w:id="304" w:author="Maple [2]" w:date="2018-06-14T14:00:20Z">
        <w:r>
          <w:rPr/>
          <w:t>4</w:t>
        </w:r>
      </w:ins>
      <w:ins w:id="305" w:author="Maple [2]" w:date="2018-06-14T14:00:20Z">
        <w:r>
          <w:rPr/>
          <w:fldChar w:fldCharType="end"/>
        </w:r>
      </w:ins>
      <w:ins w:id="306" w:author="Maple [2]" w:date="2018-06-14T14:00:20Z">
        <w:r>
          <w:rPr>
            <w:rFonts w:hint="eastAsia" w:ascii="宋体" w:hAnsi="宋体" w:cs="宋体"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end"/>
        </w:r>
      </w:ins>
    </w:p>
    <w:p>
      <w:pPr>
        <w:pStyle w:val="10"/>
        <w:tabs>
          <w:tab w:val="right" w:leader="dot" w:pos="9746"/>
        </w:tabs>
        <w:rPr>
          <w:ins w:id="307" w:author="Maple [2]" w:date="2018-06-14T14:00:20Z"/>
        </w:rPr>
      </w:pPr>
      <w:ins w:id="308" w:author="Maple [2]" w:date="2018-06-14T14:00:20Z">
        <w:r>
          <w:rPr>
            <w:rFonts w:hint="eastAsia" w:ascii="宋体" w:hAnsi="宋体" w:cs="宋体"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begin"/>
        </w:r>
      </w:ins>
      <w:ins w:id="309" w:author="Maple [2]" w:date="2018-06-14T14:00:20Z">
        <w:r>
          <w:rPr>
            <w:rFonts w:hint="eastAsia" w:ascii="宋体" w:hAnsi="宋体" w:cs="宋体"/>
          </w:rPr>
          <w:instrText xml:space="preserve"> HYPERLINK \l _Toc11040 </w:instrText>
        </w:r>
      </w:ins>
      <w:ins w:id="310" w:author="Maple [2]" w:date="2018-06-14T14:00:20Z">
        <w:r>
          <w:rPr>
            <w:rFonts w:hint="eastAsia" w:ascii="宋体" w:hAnsi="宋体" w:cs="宋体"/>
          </w:rPr>
          <w:fldChar w:fldCharType="separate"/>
        </w:r>
      </w:ins>
      <w:ins w:id="311" w:author="Maple [2]" w:date="2018-06-14T14:00:20Z">
        <w:r>
          <w:rPr>
            <w:rFonts w:hint="eastAsia"/>
          </w:rPr>
          <w:t xml:space="preserve">3． </w:t>
        </w:r>
      </w:ins>
      <w:ins w:id="312" w:author="Maple [2]" w:date="2018-06-14T14:00:20Z">
        <w:r>
          <w:rPr>
            <w:rFonts w:hint="eastAsia"/>
            <w:lang w:eastAsia="zh-CN"/>
          </w:rPr>
          <w:t>报表</w:t>
        </w:r>
      </w:ins>
      <w:ins w:id="313" w:author="Maple [2]" w:date="2018-06-14T14:00:20Z">
        <w:r>
          <w:rPr/>
          <w:tab/>
        </w:r>
      </w:ins>
      <w:ins w:id="314" w:author="Maple [2]" w:date="2018-06-14T14:00:20Z">
        <w:r>
          <w:rPr/>
          <w:fldChar w:fldCharType="begin"/>
        </w:r>
      </w:ins>
      <w:ins w:id="315" w:author="Maple [2]" w:date="2018-06-14T14:00:20Z">
        <w:r>
          <w:rPr/>
          <w:instrText xml:space="preserve"> PAGEREF _Toc11040 </w:instrText>
        </w:r>
      </w:ins>
      <w:ins w:id="316" w:author="Maple [2]" w:date="2018-06-14T14:00:20Z">
        <w:r>
          <w:rPr/>
          <w:fldChar w:fldCharType="separate"/>
        </w:r>
      </w:ins>
      <w:ins w:id="317" w:author="Maple [2]" w:date="2018-06-14T14:00:20Z">
        <w:r>
          <w:rPr/>
          <w:t>5</w:t>
        </w:r>
      </w:ins>
      <w:ins w:id="318" w:author="Maple [2]" w:date="2018-06-14T14:00:20Z">
        <w:r>
          <w:rPr/>
          <w:fldChar w:fldCharType="end"/>
        </w:r>
      </w:ins>
      <w:ins w:id="319" w:author="Maple [2]" w:date="2018-06-14T14:00:20Z">
        <w:r>
          <w:rPr>
            <w:rFonts w:hint="eastAsia" w:ascii="宋体" w:hAnsi="宋体" w:cs="宋体"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end"/>
        </w:r>
      </w:ins>
    </w:p>
    <w:p>
      <w:pPr>
        <w:pStyle w:val="5"/>
        <w:tabs>
          <w:tab w:val="right" w:leader="dot" w:pos="9746"/>
        </w:tabs>
        <w:rPr>
          <w:ins w:id="320" w:author="Maple [2]" w:date="2018-06-14T14:00:20Z"/>
        </w:rPr>
      </w:pPr>
      <w:ins w:id="321" w:author="Maple [2]" w:date="2018-06-14T14:00:20Z">
        <w:r>
          <w:rPr>
            <w:rFonts w:hint="eastAsia" w:ascii="宋体" w:hAnsi="宋体" w:cs="宋体"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begin"/>
        </w:r>
      </w:ins>
      <w:ins w:id="322" w:author="Maple [2]" w:date="2018-06-14T14:00:20Z">
        <w:r>
          <w:rPr>
            <w:rFonts w:hint="eastAsia" w:ascii="宋体" w:hAnsi="宋体" w:cs="宋体"/>
          </w:rPr>
          <w:instrText xml:space="preserve"> HYPERLINK \l _Toc20844 </w:instrText>
        </w:r>
      </w:ins>
      <w:ins w:id="323" w:author="Maple [2]" w:date="2018-06-14T14:00:20Z">
        <w:r>
          <w:rPr>
            <w:rFonts w:hint="eastAsia" w:ascii="宋体" w:hAnsi="宋体" w:cs="宋体"/>
          </w:rPr>
          <w:fldChar w:fldCharType="separate"/>
        </w:r>
      </w:ins>
      <w:ins w:id="324" w:author="Maple [2]" w:date="2018-06-14T14:00:20Z">
        <w:r>
          <w:rPr>
            <w:rFonts w:hint="eastAsia"/>
            <w:lang w:val="en-US" w:eastAsia="zh-CN"/>
          </w:rPr>
          <w:t>3</w:t>
        </w:r>
      </w:ins>
      <w:ins w:id="325" w:author="Maple [2]" w:date="2018-06-14T14:00:20Z">
        <w:r>
          <w:rPr/>
          <w:t>.</w:t>
        </w:r>
      </w:ins>
      <w:ins w:id="326" w:author="Maple [2]" w:date="2018-06-14T14:00:20Z">
        <w:r>
          <w:rPr>
            <w:rFonts w:hint="eastAsia"/>
            <w:lang w:val="en-US" w:eastAsia="zh-CN"/>
          </w:rPr>
          <w:t>1</w:t>
        </w:r>
      </w:ins>
      <w:ins w:id="327" w:author="Maple [2]" w:date="2018-06-14T14:00:20Z">
        <w:r>
          <w:rPr/>
          <w:t xml:space="preserve"> 日报数据</w:t>
        </w:r>
      </w:ins>
      <w:ins w:id="328" w:author="Maple [2]" w:date="2018-06-14T14:00:20Z">
        <w:r>
          <w:rPr/>
          <w:tab/>
        </w:r>
      </w:ins>
      <w:ins w:id="329" w:author="Maple [2]" w:date="2018-06-14T14:00:20Z">
        <w:r>
          <w:rPr/>
          <w:fldChar w:fldCharType="begin"/>
        </w:r>
      </w:ins>
      <w:ins w:id="330" w:author="Maple [2]" w:date="2018-06-14T14:00:20Z">
        <w:r>
          <w:rPr/>
          <w:instrText xml:space="preserve"> PAGEREF _Toc20844 </w:instrText>
        </w:r>
      </w:ins>
      <w:ins w:id="331" w:author="Maple [2]" w:date="2018-06-14T14:00:20Z">
        <w:r>
          <w:rPr/>
          <w:fldChar w:fldCharType="separate"/>
        </w:r>
      </w:ins>
      <w:ins w:id="332" w:author="Maple [2]" w:date="2018-06-14T14:00:20Z">
        <w:r>
          <w:rPr/>
          <w:t>5</w:t>
        </w:r>
      </w:ins>
      <w:ins w:id="333" w:author="Maple [2]" w:date="2018-06-14T14:00:20Z">
        <w:r>
          <w:rPr/>
          <w:fldChar w:fldCharType="end"/>
        </w:r>
      </w:ins>
      <w:ins w:id="334" w:author="Maple [2]" w:date="2018-06-14T14:00:20Z">
        <w:r>
          <w:rPr>
            <w:rFonts w:hint="eastAsia" w:ascii="宋体" w:hAnsi="宋体" w:cs="宋体"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end"/>
        </w:r>
      </w:ins>
    </w:p>
    <w:p>
      <w:pPr>
        <w:pStyle w:val="5"/>
        <w:tabs>
          <w:tab w:val="right" w:leader="dot" w:pos="9746"/>
        </w:tabs>
        <w:rPr>
          <w:ins w:id="335" w:author="Maple [2]" w:date="2018-06-14T14:00:20Z"/>
        </w:rPr>
      </w:pPr>
      <w:ins w:id="336" w:author="Maple [2]" w:date="2018-06-14T14:00:20Z">
        <w:r>
          <w:rPr>
            <w:rFonts w:hint="eastAsia" w:ascii="宋体" w:hAnsi="宋体" w:cs="宋体"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begin"/>
        </w:r>
      </w:ins>
      <w:ins w:id="337" w:author="Maple [2]" w:date="2018-06-14T14:00:20Z">
        <w:r>
          <w:rPr>
            <w:rFonts w:hint="eastAsia" w:ascii="宋体" w:hAnsi="宋体" w:cs="宋体"/>
          </w:rPr>
          <w:instrText xml:space="preserve"> HYPERLINK \l _Toc15700 </w:instrText>
        </w:r>
      </w:ins>
      <w:ins w:id="338" w:author="Maple [2]" w:date="2018-06-14T14:00:20Z">
        <w:r>
          <w:rPr>
            <w:rFonts w:hint="eastAsia" w:ascii="宋体" w:hAnsi="宋体" w:cs="宋体"/>
          </w:rPr>
          <w:fldChar w:fldCharType="separate"/>
        </w:r>
      </w:ins>
      <w:ins w:id="339" w:author="Maple [2]" w:date="2018-06-14T14:00:20Z">
        <w:r>
          <w:rPr/>
          <w:t>2.</w:t>
        </w:r>
      </w:ins>
      <w:ins w:id="340" w:author="Maple [2]" w:date="2018-06-14T14:00:20Z">
        <w:r>
          <w:rPr>
            <w:rFonts w:hint="eastAsia"/>
            <w:lang w:val="en-US" w:eastAsia="zh-CN"/>
          </w:rPr>
          <w:t>2</w:t>
        </w:r>
      </w:ins>
      <w:ins w:id="341" w:author="Maple [2]" w:date="2018-06-14T14:00:20Z">
        <w:r>
          <w:rPr/>
          <w:t xml:space="preserve"> </w:t>
        </w:r>
      </w:ins>
      <w:ins w:id="342" w:author="Maple [2]" w:date="2018-06-14T14:00:20Z">
        <w:r>
          <w:rPr>
            <w:rFonts w:hint="eastAsia"/>
          </w:rPr>
          <w:t>K</w:t>
        </w:r>
      </w:ins>
      <w:ins w:id="343" w:author="Maple [2]" w:date="2018-06-14T14:00:20Z">
        <w:r>
          <w:rPr/>
          <w:t>PI</w:t>
        </w:r>
      </w:ins>
      <w:ins w:id="344" w:author="Maple [2]" w:date="2018-06-14T14:00:20Z">
        <w:r>
          <w:rPr/>
          <w:tab/>
        </w:r>
      </w:ins>
      <w:ins w:id="345" w:author="Maple [2]" w:date="2018-06-14T14:00:20Z">
        <w:r>
          <w:rPr/>
          <w:fldChar w:fldCharType="begin"/>
        </w:r>
      </w:ins>
      <w:ins w:id="346" w:author="Maple [2]" w:date="2018-06-14T14:00:20Z">
        <w:r>
          <w:rPr/>
          <w:instrText xml:space="preserve"> PAGEREF _Toc15700 </w:instrText>
        </w:r>
      </w:ins>
      <w:ins w:id="347" w:author="Maple [2]" w:date="2018-06-14T14:00:20Z">
        <w:r>
          <w:rPr/>
          <w:fldChar w:fldCharType="separate"/>
        </w:r>
      </w:ins>
      <w:ins w:id="348" w:author="Maple [2]" w:date="2018-06-14T14:00:20Z">
        <w:r>
          <w:rPr/>
          <w:t>6</w:t>
        </w:r>
      </w:ins>
      <w:ins w:id="349" w:author="Maple [2]" w:date="2018-06-14T14:00:20Z">
        <w:r>
          <w:rPr/>
          <w:fldChar w:fldCharType="end"/>
        </w:r>
      </w:ins>
      <w:ins w:id="350" w:author="Maple [2]" w:date="2018-06-14T14:00:20Z">
        <w:r>
          <w:rPr>
            <w:rFonts w:hint="eastAsia" w:ascii="宋体" w:hAnsi="宋体" w:cs="宋体"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end"/>
        </w:r>
      </w:ins>
    </w:p>
    <w:p>
      <w:pPr>
        <w:pStyle w:val="5"/>
        <w:tabs>
          <w:tab w:val="right" w:leader="dot" w:pos="9746"/>
        </w:tabs>
        <w:rPr>
          <w:ins w:id="351" w:author="Maple [2]" w:date="2018-06-14T14:00:20Z"/>
        </w:rPr>
      </w:pPr>
      <w:ins w:id="352" w:author="Maple [2]" w:date="2018-06-14T14:00:20Z">
        <w:r>
          <w:rPr>
            <w:rFonts w:hint="eastAsia" w:ascii="宋体" w:hAnsi="宋体" w:cs="宋体"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begin"/>
        </w:r>
      </w:ins>
      <w:ins w:id="353" w:author="Maple [2]" w:date="2018-06-14T14:00:20Z">
        <w:r>
          <w:rPr>
            <w:rFonts w:hint="eastAsia" w:ascii="宋体" w:hAnsi="宋体" w:cs="宋体"/>
          </w:rPr>
          <w:instrText xml:space="preserve"> HYPERLINK \l _Toc23461 </w:instrText>
        </w:r>
      </w:ins>
      <w:ins w:id="354" w:author="Maple [2]" w:date="2018-06-14T14:00:20Z">
        <w:r>
          <w:rPr>
            <w:rFonts w:hint="eastAsia" w:ascii="宋体" w:hAnsi="宋体" w:cs="宋体"/>
          </w:rPr>
          <w:fldChar w:fldCharType="separate"/>
        </w:r>
      </w:ins>
      <w:ins w:id="355" w:author="Maple [2]" w:date="2018-06-14T14:00:20Z">
        <w:r>
          <w:rPr/>
          <w:t>2.</w:t>
        </w:r>
      </w:ins>
      <w:ins w:id="356" w:author="Maple [2]" w:date="2018-06-14T14:00:20Z">
        <w:r>
          <w:rPr>
            <w:rFonts w:hint="eastAsia"/>
            <w:lang w:val="en-US" w:eastAsia="zh-CN"/>
          </w:rPr>
          <w:t>3</w:t>
        </w:r>
      </w:ins>
      <w:ins w:id="357" w:author="Maple [2]" w:date="2018-06-14T14:00:20Z">
        <w:r>
          <w:rPr/>
          <w:t xml:space="preserve"> 能源环比</w:t>
        </w:r>
      </w:ins>
      <w:ins w:id="358" w:author="Maple [2]" w:date="2018-06-14T14:00:20Z">
        <w:r>
          <w:rPr>
            <w:rFonts w:hint="eastAsia"/>
          </w:rPr>
          <w:t>、</w:t>
        </w:r>
      </w:ins>
      <w:ins w:id="359" w:author="Maple [2]" w:date="2018-06-14T14:00:20Z">
        <w:r>
          <w:rPr/>
          <w:t>同比</w:t>
        </w:r>
      </w:ins>
      <w:ins w:id="360" w:author="Maple [2]" w:date="2018-06-14T14:00:20Z">
        <w:r>
          <w:rPr/>
          <w:tab/>
        </w:r>
      </w:ins>
      <w:ins w:id="361" w:author="Maple [2]" w:date="2018-06-14T14:00:20Z">
        <w:r>
          <w:rPr/>
          <w:fldChar w:fldCharType="begin"/>
        </w:r>
      </w:ins>
      <w:ins w:id="362" w:author="Maple [2]" w:date="2018-06-14T14:00:20Z">
        <w:r>
          <w:rPr/>
          <w:instrText xml:space="preserve"> PAGEREF _Toc23461 </w:instrText>
        </w:r>
      </w:ins>
      <w:ins w:id="363" w:author="Maple [2]" w:date="2018-06-14T14:00:20Z">
        <w:r>
          <w:rPr/>
          <w:fldChar w:fldCharType="separate"/>
        </w:r>
      </w:ins>
      <w:ins w:id="364" w:author="Maple [2]" w:date="2018-06-14T14:00:20Z">
        <w:r>
          <w:rPr/>
          <w:t>7</w:t>
        </w:r>
      </w:ins>
      <w:ins w:id="365" w:author="Maple [2]" w:date="2018-06-14T14:00:20Z">
        <w:r>
          <w:rPr/>
          <w:fldChar w:fldCharType="end"/>
        </w:r>
      </w:ins>
      <w:ins w:id="366" w:author="Maple [2]" w:date="2018-06-14T14:00:20Z">
        <w:r>
          <w:rPr>
            <w:rFonts w:hint="eastAsia" w:ascii="宋体" w:hAnsi="宋体" w:cs="宋体"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end"/>
        </w:r>
      </w:ins>
    </w:p>
    <w:p>
      <w:pPr>
        <w:pStyle w:val="10"/>
        <w:tabs>
          <w:tab w:val="right" w:leader="dot" w:pos="9746"/>
        </w:tabs>
        <w:rPr>
          <w:ins w:id="367" w:author="Maple [2]" w:date="2018-06-14T14:00:20Z"/>
        </w:rPr>
      </w:pPr>
      <w:ins w:id="368" w:author="Maple [2]" w:date="2018-06-14T14:00:20Z">
        <w:r>
          <w:rPr>
            <w:rFonts w:hint="eastAsia" w:ascii="宋体" w:hAnsi="宋体" w:cs="宋体"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begin"/>
        </w:r>
      </w:ins>
      <w:ins w:id="369" w:author="Maple [2]" w:date="2018-06-14T14:00:20Z">
        <w:r>
          <w:rPr>
            <w:rFonts w:hint="eastAsia" w:ascii="宋体" w:hAnsi="宋体" w:cs="宋体"/>
          </w:rPr>
          <w:instrText xml:space="preserve"> HYPERLINK \l _Toc8006 </w:instrText>
        </w:r>
      </w:ins>
      <w:ins w:id="370" w:author="Maple [2]" w:date="2018-06-14T14:00:20Z">
        <w:r>
          <w:rPr>
            <w:rFonts w:hint="eastAsia" w:ascii="宋体" w:hAnsi="宋体" w:cs="宋体"/>
          </w:rPr>
          <w:fldChar w:fldCharType="separate"/>
        </w:r>
      </w:ins>
      <w:ins w:id="371" w:author="Maple [2]" w:date="2018-06-14T14:00:20Z">
        <w:r>
          <w:rPr>
            <w:rFonts w:hint="eastAsia"/>
          </w:rPr>
          <w:t>4． 消息</w:t>
        </w:r>
      </w:ins>
      <w:ins w:id="372" w:author="Maple [2]" w:date="2018-06-14T14:00:20Z">
        <w:r>
          <w:rPr/>
          <w:tab/>
        </w:r>
      </w:ins>
      <w:ins w:id="373" w:author="Maple [2]" w:date="2018-06-14T14:00:20Z">
        <w:r>
          <w:rPr/>
          <w:fldChar w:fldCharType="begin"/>
        </w:r>
      </w:ins>
      <w:ins w:id="374" w:author="Maple [2]" w:date="2018-06-14T14:00:20Z">
        <w:r>
          <w:rPr/>
          <w:instrText xml:space="preserve"> PAGEREF _Toc8006 </w:instrText>
        </w:r>
      </w:ins>
      <w:ins w:id="375" w:author="Maple [2]" w:date="2018-06-14T14:00:20Z">
        <w:r>
          <w:rPr/>
          <w:fldChar w:fldCharType="separate"/>
        </w:r>
      </w:ins>
      <w:ins w:id="376" w:author="Maple [2]" w:date="2018-06-14T14:00:20Z">
        <w:r>
          <w:rPr/>
          <w:t>7</w:t>
        </w:r>
      </w:ins>
      <w:ins w:id="377" w:author="Maple [2]" w:date="2018-06-14T14:00:20Z">
        <w:r>
          <w:rPr/>
          <w:fldChar w:fldCharType="end"/>
        </w:r>
      </w:ins>
      <w:ins w:id="378" w:author="Maple [2]" w:date="2018-06-14T14:00:20Z">
        <w:r>
          <w:rPr>
            <w:rFonts w:hint="eastAsia" w:ascii="宋体" w:hAnsi="宋体" w:cs="宋体"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end"/>
        </w:r>
      </w:ins>
    </w:p>
    <w:p>
      <w:pPr>
        <w:pStyle w:val="10"/>
        <w:tabs>
          <w:tab w:val="right" w:leader="dot" w:pos="9746"/>
        </w:tabs>
        <w:rPr>
          <w:ins w:id="379" w:author="Maple [2]" w:date="2018-06-14T14:00:20Z"/>
        </w:rPr>
      </w:pPr>
      <w:ins w:id="380" w:author="Maple [2]" w:date="2018-06-14T14:00:20Z">
        <w:r>
          <w:rPr>
            <w:rFonts w:hint="eastAsia" w:ascii="宋体" w:hAnsi="宋体" w:cs="宋体"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begin"/>
        </w:r>
      </w:ins>
      <w:ins w:id="381" w:author="Maple [2]" w:date="2018-06-14T14:00:20Z">
        <w:r>
          <w:rPr>
            <w:rFonts w:hint="eastAsia" w:ascii="宋体" w:hAnsi="宋体" w:cs="宋体"/>
          </w:rPr>
          <w:instrText xml:space="preserve"> HYPERLINK \l _Toc27286 </w:instrText>
        </w:r>
      </w:ins>
      <w:ins w:id="382" w:author="Maple [2]" w:date="2018-06-14T14:00:20Z">
        <w:r>
          <w:rPr>
            <w:rFonts w:hint="eastAsia" w:ascii="宋体" w:hAnsi="宋体" w:cs="宋体"/>
          </w:rPr>
          <w:fldChar w:fldCharType="separate"/>
        </w:r>
      </w:ins>
      <w:ins w:id="383" w:author="Maple [2]" w:date="2018-06-14T14:00:20Z">
        <w:r>
          <w:rPr>
            <w:rFonts w:hint="eastAsia"/>
          </w:rPr>
          <w:t xml:space="preserve">5． </w:t>
        </w:r>
      </w:ins>
      <w:ins w:id="384" w:author="Maple [2]" w:date="2018-06-14T14:00:20Z">
        <w:r>
          <w:rPr/>
          <w:t>我的</w:t>
        </w:r>
      </w:ins>
      <w:ins w:id="385" w:author="Maple [2]" w:date="2018-06-14T14:00:20Z">
        <w:r>
          <w:rPr/>
          <w:tab/>
        </w:r>
      </w:ins>
      <w:ins w:id="386" w:author="Maple [2]" w:date="2018-06-14T14:00:20Z">
        <w:r>
          <w:rPr/>
          <w:fldChar w:fldCharType="begin"/>
        </w:r>
      </w:ins>
      <w:ins w:id="387" w:author="Maple [2]" w:date="2018-06-14T14:00:20Z">
        <w:r>
          <w:rPr/>
          <w:instrText xml:space="preserve"> PAGEREF _Toc27286 </w:instrText>
        </w:r>
      </w:ins>
      <w:ins w:id="388" w:author="Maple [2]" w:date="2018-06-14T14:00:20Z">
        <w:r>
          <w:rPr/>
          <w:fldChar w:fldCharType="separate"/>
        </w:r>
      </w:ins>
      <w:ins w:id="389" w:author="Maple [2]" w:date="2018-06-14T14:00:20Z">
        <w:r>
          <w:rPr/>
          <w:t>8</w:t>
        </w:r>
      </w:ins>
      <w:ins w:id="390" w:author="Maple [2]" w:date="2018-06-14T14:00:20Z">
        <w:r>
          <w:rPr/>
          <w:fldChar w:fldCharType="end"/>
        </w:r>
      </w:ins>
      <w:ins w:id="391" w:author="Maple [2]" w:date="2018-06-14T14:00:20Z">
        <w:r>
          <w:rPr>
            <w:rFonts w:hint="eastAsia" w:ascii="宋体" w:hAnsi="宋体" w:cs="宋体"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end"/>
        </w:r>
      </w:ins>
    </w:p>
    <w:p>
      <w:pPr>
        <w:pStyle w:val="5"/>
        <w:tabs>
          <w:tab w:val="right" w:leader="dot" w:pos="9746"/>
        </w:tabs>
        <w:rPr>
          <w:ins w:id="392" w:author="Maple [2]" w:date="2018-06-14T14:00:20Z"/>
        </w:rPr>
      </w:pPr>
      <w:ins w:id="393" w:author="Maple [2]" w:date="2018-06-14T14:00:20Z">
        <w:r>
          <w:rPr>
            <w:rFonts w:hint="eastAsia" w:ascii="宋体" w:hAnsi="宋体" w:cs="宋体"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begin"/>
        </w:r>
      </w:ins>
      <w:ins w:id="394" w:author="Maple [2]" w:date="2018-06-14T14:00:20Z">
        <w:r>
          <w:rPr>
            <w:rFonts w:hint="eastAsia" w:ascii="宋体" w:hAnsi="宋体" w:cs="宋体"/>
          </w:rPr>
          <w:instrText xml:space="preserve"> HYPERLINK \l _Toc12344 </w:instrText>
        </w:r>
      </w:ins>
      <w:ins w:id="395" w:author="Maple [2]" w:date="2018-06-14T14:00:20Z">
        <w:r>
          <w:rPr>
            <w:rFonts w:hint="eastAsia" w:ascii="宋体" w:hAnsi="宋体" w:cs="宋体"/>
          </w:rPr>
          <w:fldChar w:fldCharType="separate"/>
        </w:r>
      </w:ins>
      <w:ins w:id="396" w:author="Maple [2]" w:date="2018-06-14T14:00:20Z">
        <w:r>
          <w:rPr>
            <w:rFonts w:hint="eastAsia"/>
            <w:lang w:val="en-US" w:eastAsia="zh-CN"/>
          </w:rPr>
          <w:t>5</w:t>
        </w:r>
      </w:ins>
      <w:ins w:id="397" w:author="Maple [2]" w:date="2018-06-14T14:00:20Z">
        <w:r>
          <w:rPr>
            <w:rFonts w:hint="eastAsia"/>
          </w:rPr>
          <w:t>.1 基本资料管理</w:t>
        </w:r>
      </w:ins>
      <w:ins w:id="398" w:author="Maple [2]" w:date="2018-06-14T14:00:20Z">
        <w:r>
          <w:rPr/>
          <w:tab/>
        </w:r>
      </w:ins>
      <w:ins w:id="399" w:author="Maple [2]" w:date="2018-06-14T14:00:20Z">
        <w:r>
          <w:rPr/>
          <w:fldChar w:fldCharType="begin"/>
        </w:r>
      </w:ins>
      <w:ins w:id="400" w:author="Maple [2]" w:date="2018-06-14T14:00:20Z">
        <w:r>
          <w:rPr/>
          <w:instrText xml:space="preserve"> PAGEREF _Toc12344 </w:instrText>
        </w:r>
      </w:ins>
      <w:ins w:id="401" w:author="Maple [2]" w:date="2018-06-14T14:00:20Z">
        <w:r>
          <w:rPr/>
          <w:fldChar w:fldCharType="separate"/>
        </w:r>
      </w:ins>
      <w:ins w:id="402" w:author="Maple [2]" w:date="2018-06-14T14:00:20Z">
        <w:r>
          <w:rPr/>
          <w:t>8</w:t>
        </w:r>
      </w:ins>
      <w:ins w:id="403" w:author="Maple [2]" w:date="2018-06-14T14:00:20Z">
        <w:r>
          <w:rPr/>
          <w:fldChar w:fldCharType="end"/>
        </w:r>
      </w:ins>
      <w:ins w:id="404" w:author="Maple [2]" w:date="2018-06-14T14:00:20Z">
        <w:r>
          <w:rPr>
            <w:rFonts w:hint="eastAsia" w:ascii="宋体" w:hAnsi="宋体" w:cs="宋体"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end"/>
        </w:r>
      </w:ins>
    </w:p>
    <w:p>
      <w:pPr>
        <w:pStyle w:val="5"/>
        <w:tabs>
          <w:tab w:val="right" w:leader="dot" w:pos="9746"/>
        </w:tabs>
        <w:rPr>
          <w:ins w:id="405" w:author="Maple [2]" w:date="2018-06-14T14:00:20Z"/>
        </w:rPr>
      </w:pPr>
      <w:ins w:id="406" w:author="Maple [2]" w:date="2018-06-14T14:00:20Z">
        <w:r>
          <w:rPr>
            <w:rFonts w:hint="eastAsia" w:ascii="宋体" w:hAnsi="宋体" w:cs="宋体"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begin"/>
        </w:r>
      </w:ins>
      <w:ins w:id="407" w:author="Maple [2]" w:date="2018-06-14T14:00:20Z">
        <w:r>
          <w:rPr>
            <w:rFonts w:hint="eastAsia" w:ascii="宋体" w:hAnsi="宋体" w:cs="宋体"/>
          </w:rPr>
          <w:instrText xml:space="preserve"> HYPERLINK \l _Toc27151 </w:instrText>
        </w:r>
      </w:ins>
      <w:ins w:id="408" w:author="Maple [2]" w:date="2018-06-14T14:00:20Z">
        <w:r>
          <w:rPr>
            <w:rFonts w:hint="eastAsia" w:ascii="宋体" w:hAnsi="宋体" w:cs="宋体"/>
          </w:rPr>
          <w:fldChar w:fldCharType="separate"/>
        </w:r>
      </w:ins>
      <w:ins w:id="409" w:author="Maple [2]" w:date="2018-06-14T14:00:20Z">
        <w:r>
          <w:rPr>
            <w:rFonts w:hint="eastAsia"/>
            <w:lang w:val="en-US" w:eastAsia="zh-CN"/>
          </w:rPr>
          <w:t>5</w:t>
        </w:r>
      </w:ins>
      <w:ins w:id="410" w:author="Maple [2]" w:date="2018-06-14T14:00:20Z">
        <w:r>
          <w:rPr>
            <w:rFonts w:hint="eastAsia"/>
          </w:rPr>
          <w:t>.2</w:t>
        </w:r>
      </w:ins>
      <w:ins w:id="411" w:author="Maple [2]" w:date="2018-06-14T14:00:20Z">
        <w:r>
          <w:rPr/>
          <w:t>修改密码</w:t>
        </w:r>
      </w:ins>
      <w:ins w:id="412" w:author="Maple [2]" w:date="2018-06-14T14:00:20Z">
        <w:r>
          <w:rPr/>
          <w:tab/>
        </w:r>
      </w:ins>
      <w:ins w:id="413" w:author="Maple [2]" w:date="2018-06-14T14:00:20Z">
        <w:r>
          <w:rPr/>
          <w:fldChar w:fldCharType="begin"/>
        </w:r>
      </w:ins>
      <w:ins w:id="414" w:author="Maple [2]" w:date="2018-06-14T14:00:20Z">
        <w:r>
          <w:rPr/>
          <w:instrText xml:space="preserve"> PAGEREF _Toc27151 </w:instrText>
        </w:r>
      </w:ins>
      <w:ins w:id="415" w:author="Maple [2]" w:date="2018-06-14T14:00:20Z">
        <w:r>
          <w:rPr/>
          <w:fldChar w:fldCharType="separate"/>
        </w:r>
      </w:ins>
      <w:ins w:id="416" w:author="Maple [2]" w:date="2018-06-14T14:00:20Z">
        <w:r>
          <w:rPr/>
          <w:t>8</w:t>
        </w:r>
      </w:ins>
      <w:ins w:id="417" w:author="Maple [2]" w:date="2018-06-14T14:00:20Z">
        <w:r>
          <w:rPr/>
          <w:fldChar w:fldCharType="end"/>
        </w:r>
      </w:ins>
      <w:ins w:id="418" w:author="Maple [2]" w:date="2018-06-14T14:00:20Z">
        <w:r>
          <w:rPr>
            <w:rFonts w:hint="eastAsia" w:ascii="宋体" w:hAnsi="宋体" w:cs="宋体"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end"/>
        </w:r>
      </w:ins>
    </w:p>
    <w:p>
      <w:pPr>
        <w:pStyle w:val="5"/>
        <w:tabs>
          <w:tab w:val="right" w:leader="dot" w:pos="9746"/>
        </w:tabs>
        <w:rPr>
          <w:ins w:id="419" w:author="Maple [2]" w:date="2018-06-14T14:00:20Z"/>
        </w:rPr>
      </w:pPr>
      <w:ins w:id="420" w:author="Maple [2]" w:date="2018-06-14T14:00:20Z">
        <w:r>
          <w:rPr>
            <w:rFonts w:hint="eastAsia" w:ascii="宋体" w:hAnsi="宋体" w:cs="宋体"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begin"/>
        </w:r>
      </w:ins>
      <w:ins w:id="421" w:author="Maple [2]" w:date="2018-06-14T14:00:20Z">
        <w:r>
          <w:rPr>
            <w:rFonts w:hint="eastAsia" w:ascii="宋体" w:hAnsi="宋体" w:cs="宋体"/>
          </w:rPr>
          <w:instrText xml:space="preserve"> HYPERLINK \l _Toc22535 </w:instrText>
        </w:r>
      </w:ins>
      <w:ins w:id="422" w:author="Maple [2]" w:date="2018-06-14T14:00:20Z">
        <w:r>
          <w:rPr>
            <w:rFonts w:hint="eastAsia" w:ascii="宋体" w:hAnsi="宋体" w:cs="宋体"/>
          </w:rPr>
          <w:fldChar w:fldCharType="separate"/>
        </w:r>
      </w:ins>
      <w:ins w:id="423" w:author="Maple [2]" w:date="2018-06-14T14:00:20Z">
        <w:r>
          <w:rPr>
            <w:rFonts w:hint="eastAsia"/>
            <w:lang w:val="en-US" w:eastAsia="zh-CN"/>
          </w:rPr>
          <w:t>5</w:t>
        </w:r>
      </w:ins>
      <w:ins w:id="424" w:author="Maple [2]" w:date="2018-06-14T14:00:20Z">
        <w:r>
          <w:rPr>
            <w:rFonts w:hint="eastAsia"/>
          </w:rPr>
          <w:t>.3关于我们</w:t>
        </w:r>
      </w:ins>
      <w:ins w:id="425" w:author="Maple [2]" w:date="2018-06-14T14:00:20Z">
        <w:r>
          <w:rPr/>
          <w:tab/>
        </w:r>
      </w:ins>
      <w:ins w:id="426" w:author="Maple [2]" w:date="2018-06-14T14:00:20Z">
        <w:r>
          <w:rPr/>
          <w:fldChar w:fldCharType="begin"/>
        </w:r>
      </w:ins>
      <w:ins w:id="427" w:author="Maple [2]" w:date="2018-06-14T14:00:20Z">
        <w:r>
          <w:rPr/>
          <w:instrText xml:space="preserve"> PAGEREF _Toc22535 </w:instrText>
        </w:r>
      </w:ins>
      <w:ins w:id="428" w:author="Maple [2]" w:date="2018-06-14T14:00:20Z">
        <w:r>
          <w:rPr/>
          <w:fldChar w:fldCharType="separate"/>
        </w:r>
      </w:ins>
      <w:ins w:id="429" w:author="Maple [2]" w:date="2018-06-14T14:00:20Z">
        <w:r>
          <w:rPr/>
          <w:t>8</w:t>
        </w:r>
      </w:ins>
      <w:ins w:id="430" w:author="Maple [2]" w:date="2018-06-14T14:00:20Z">
        <w:r>
          <w:rPr/>
          <w:fldChar w:fldCharType="end"/>
        </w:r>
      </w:ins>
      <w:ins w:id="431" w:author="Maple [2]" w:date="2018-06-14T14:00:20Z">
        <w:r>
          <w:rPr>
            <w:rFonts w:hint="eastAsia" w:ascii="宋体" w:hAnsi="宋体" w:cs="宋体"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end"/>
        </w:r>
      </w:ins>
    </w:p>
    <w:p>
      <w:pPr>
        <w:pStyle w:val="5"/>
        <w:tabs>
          <w:tab w:val="right" w:leader="dot" w:pos="9746"/>
        </w:tabs>
        <w:rPr>
          <w:ins w:id="432" w:author="Maple [2]" w:date="2018-06-14T14:00:20Z"/>
        </w:rPr>
      </w:pPr>
      <w:ins w:id="433" w:author="Maple [2]" w:date="2018-06-14T14:00:20Z">
        <w:r>
          <w:rPr>
            <w:rFonts w:hint="eastAsia" w:ascii="宋体" w:hAnsi="宋体" w:cs="宋体"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begin"/>
        </w:r>
      </w:ins>
      <w:ins w:id="434" w:author="Maple [2]" w:date="2018-06-14T14:00:20Z">
        <w:r>
          <w:rPr>
            <w:rFonts w:hint="eastAsia" w:ascii="宋体" w:hAnsi="宋体" w:cs="宋体"/>
          </w:rPr>
          <w:instrText xml:space="preserve"> HYPERLINK \l _Toc18579 </w:instrText>
        </w:r>
      </w:ins>
      <w:ins w:id="435" w:author="Maple [2]" w:date="2018-06-14T14:00:20Z">
        <w:r>
          <w:rPr>
            <w:rFonts w:hint="eastAsia" w:ascii="宋体" w:hAnsi="宋体" w:cs="宋体"/>
          </w:rPr>
          <w:fldChar w:fldCharType="separate"/>
        </w:r>
      </w:ins>
      <w:ins w:id="436" w:author="Maple [2]" w:date="2018-06-14T14:00:20Z">
        <w:r>
          <w:rPr>
            <w:rFonts w:hint="eastAsia"/>
            <w:lang w:val="en-US" w:eastAsia="zh-CN"/>
          </w:rPr>
          <w:t>5</w:t>
        </w:r>
      </w:ins>
      <w:ins w:id="437" w:author="Maple [2]" w:date="2018-06-14T14:00:20Z">
        <w:r>
          <w:rPr>
            <w:rFonts w:hint="eastAsia"/>
          </w:rPr>
          <w:t>.4退出登录</w:t>
        </w:r>
      </w:ins>
      <w:ins w:id="438" w:author="Maple [2]" w:date="2018-06-14T14:00:20Z">
        <w:r>
          <w:rPr/>
          <w:tab/>
        </w:r>
      </w:ins>
      <w:ins w:id="439" w:author="Maple [2]" w:date="2018-06-14T14:00:20Z">
        <w:r>
          <w:rPr/>
          <w:fldChar w:fldCharType="begin"/>
        </w:r>
      </w:ins>
      <w:ins w:id="440" w:author="Maple [2]" w:date="2018-06-14T14:00:20Z">
        <w:r>
          <w:rPr/>
          <w:instrText xml:space="preserve"> PAGEREF _Toc18579 </w:instrText>
        </w:r>
      </w:ins>
      <w:ins w:id="441" w:author="Maple [2]" w:date="2018-06-14T14:00:20Z">
        <w:r>
          <w:rPr/>
          <w:fldChar w:fldCharType="separate"/>
        </w:r>
      </w:ins>
      <w:ins w:id="442" w:author="Maple [2]" w:date="2018-06-14T14:00:20Z">
        <w:r>
          <w:rPr/>
          <w:t>9</w:t>
        </w:r>
      </w:ins>
      <w:ins w:id="443" w:author="Maple [2]" w:date="2018-06-14T14:00:20Z">
        <w:r>
          <w:rPr/>
          <w:fldChar w:fldCharType="end"/>
        </w:r>
      </w:ins>
      <w:ins w:id="444" w:author="Maple [2]" w:date="2018-06-14T14:00:20Z">
        <w:r>
          <w:rPr>
            <w:rFonts w:hint="eastAsia" w:ascii="宋体" w:hAnsi="宋体" w:cs="宋体"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end"/>
        </w:r>
      </w:ins>
    </w:p>
    <w:p>
      <w:pPr>
        <w:pStyle w:val="10"/>
        <w:tabs>
          <w:tab w:val="right" w:leader="dot" w:pos="9746"/>
        </w:tabs>
        <w:rPr>
          <w:ins w:id="445" w:author="Maple [2]" w:date="2018-06-14T14:00:20Z"/>
        </w:rPr>
      </w:pPr>
      <w:ins w:id="446" w:author="Maple [2]" w:date="2018-06-14T14:00:20Z">
        <w:r>
          <w:rPr>
            <w:rFonts w:hint="eastAsia" w:ascii="宋体" w:hAnsi="宋体" w:cs="宋体"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begin"/>
        </w:r>
      </w:ins>
      <w:ins w:id="447" w:author="Maple [2]" w:date="2018-06-14T14:00:20Z">
        <w:r>
          <w:rPr>
            <w:rFonts w:hint="eastAsia" w:ascii="宋体" w:hAnsi="宋体" w:cs="宋体"/>
          </w:rPr>
          <w:instrText xml:space="preserve"> HYPERLINK \l _Toc24769 </w:instrText>
        </w:r>
      </w:ins>
      <w:ins w:id="448" w:author="Maple [2]" w:date="2018-06-14T14:00:20Z">
        <w:r>
          <w:rPr>
            <w:rFonts w:hint="eastAsia" w:ascii="宋体" w:hAnsi="宋体" w:cs="宋体"/>
          </w:rPr>
          <w:fldChar w:fldCharType="separate"/>
        </w:r>
      </w:ins>
      <w:ins w:id="449" w:author="Maple [2]" w:date="2018-06-14T14:00:20Z">
        <w:r>
          <w:rPr>
            <w:rFonts w:hint="eastAsia" w:eastAsia="宋体"/>
            <w:lang w:eastAsia="zh-CN"/>
          </w:rPr>
          <w:t xml:space="preserve">6． </w:t>
        </w:r>
      </w:ins>
      <w:ins w:id="450" w:author="Maple [2]" w:date="2018-06-14T14:00:20Z">
        <w:r>
          <w:rPr>
            <w:rFonts w:hint="default"/>
            <w:lang w:eastAsia="zh-CN"/>
          </w:rPr>
          <w:t>补充说明</w:t>
        </w:r>
      </w:ins>
      <w:ins w:id="451" w:author="Maple [2]" w:date="2018-06-14T14:00:20Z">
        <w:r>
          <w:rPr/>
          <w:tab/>
        </w:r>
      </w:ins>
      <w:ins w:id="452" w:author="Maple [2]" w:date="2018-06-14T14:00:20Z">
        <w:r>
          <w:rPr/>
          <w:fldChar w:fldCharType="begin"/>
        </w:r>
      </w:ins>
      <w:ins w:id="453" w:author="Maple [2]" w:date="2018-06-14T14:00:20Z">
        <w:r>
          <w:rPr/>
          <w:instrText xml:space="preserve"> PAGEREF _Toc24769 </w:instrText>
        </w:r>
      </w:ins>
      <w:ins w:id="454" w:author="Maple [2]" w:date="2018-06-14T14:00:20Z">
        <w:r>
          <w:rPr/>
          <w:fldChar w:fldCharType="separate"/>
        </w:r>
      </w:ins>
      <w:ins w:id="455" w:author="Maple [2]" w:date="2018-06-14T14:00:20Z">
        <w:r>
          <w:rPr/>
          <w:t>9</w:t>
        </w:r>
      </w:ins>
      <w:ins w:id="456" w:author="Maple [2]" w:date="2018-06-14T14:00:20Z">
        <w:r>
          <w:rPr/>
          <w:fldChar w:fldCharType="end"/>
        </w:r>
      </w:ins>
      <w:ins w:id="457" w:author="Maple [2]" w:date="2018-06-14T14:00:20Z">
        <w:r>
          <w:rPr>
            <w:rFonts w:hint="eastAsia" w:ascii="宋体" w:hAnsi="宋体" w:cs="宋体"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end"/>
        </w:r>
      </w:ins>
    </w:p>
    <w:p>
      <w:pPr>
        <w:pStyle w:val="5"/>
        <w:tabs>
          <w:tab w:val="right" w:leader="dot" w:pos="9746"/>
        </w:tabs>
        <w:rPr>
          <w:ins w:id="458" w:author="Maple [2]" w:date="2018-06-14T14:00:20Z"/>
        </w:rPr>
      </w:pPr>
      <w:ins w:id="459" w:author="Maple [2]" w:date="2018-06-14T14:00:20Z">
        <w:r>
          <w:rPr>
            <w:rFonts w:hint="eastAsia" w:ascii="宋体" w:hAnsi="宋体" w:cs="宋体"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begin"/>
        </w:r>
      </w:ins>
      <w:ins w:id="460" w:author="Maple [2]" w:date="2018-06-14T14:00:20Z">
        <w:r>
          <w:rPr>
            <w:rFonts w:hint="eastAsia" w:ascii="宋体" w:hAnsi="宋体" w:cs="宋体"/>
          </w:rPr>
          <w:instrText xml:space="preserve"> HYPERLINK \l _Toc20273 </w:instrText>
        </w:r>
      </w:ins>
      <w:ins w:id="461" w:author="Maple [2]" w:date="2018-06-14T14:00:20Z">
        <w:r>
          <w:rPr>
            <w:rFonts w:hint="eastAsia" w:ascii="宋体" w:hAnsi="宋体" w:cs="宋体"/>
          </w:rPr>
          <w:fldChar w:fldCharType="separate"/>
        </w:r>
      </w:ins>
      <w:ins w:id="462" w:author="Maple [2]" w:date="2018-06-14T14:00:20Z">
        <w:r>
          <w:rPr>
            <w:rFonts w:hint="eastAsia" w:cs="Times New Roman"/>
            <w:lang w:val="en-US" w:eastAsia="zh-CN"/>
          </w:rPr>
          <w:t>6.1 平台或项目</w:t>
        </w:r>
      </w:ins>
      <w:ins w:id="463" w:author="Maple [2]" w:date="2018-06-14T14:00:20Z">
        <w:r>
          <w:rPr/>
          <w:tab/>
        </w:r>
      </w:ins>
      <w:ins w:id="464" w:author="Maple [2]" w:date="2018-06-14T14:00:20Z">
        <w:r>
          <w:rPr/>
          <w:fldChar w:fldCharType="begin"/>
        </w:r>
      </w:ins>
      <w:ins w:id="465" w:author="Maple [2]" w:date="2018-06-14T14:00:20Z">
        <w:r>
          <w:rPr/>
          <w:instrText xml:space="preserve"> PAGEREF _Toc20273 </w:instrText>
        </w:r>
      </w:ins>
      <w:ins w:id="466" w:author="Maple [2]" w:date="2018-06-14T14:00:20Z">
        <w:r>
          <w:rPr/>
          <w:fldChar w:fldCharType="separate"/>
        </w:r>
      </w:ins>
      <w:ins w:id="467" w:author="Maple [2]" w:date="2018-06-14T14:00:20Z">
        <w:r>
          <w:rPr/>
          <w:t>9</w:t>
        </w:r>
      </w:ins>
      <w:ins w:id="468" w:author="Maple [2]" w:date="2018-06-14T14:00:20Z">
        <w:r>
          <w:rPr/>
          <w:fldChar w:fldCharType="end"/>
        </w:r>
      </w:ins>
      <w:ins w:id="469" w:author="Maple [2]" w:date="2018-06-14T14:00:20Z">
        <w:r>
          <w:rPr>
            <w:rFonts w:hint="eastAsia" w:ascii="宋体" w:hAnsi="宋体" w:cs="宋体"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end"/>
        </w:r>
      </w:ins>
    </w:p>
    <w:p>
      <w:pPr>
        <w:pStyle w:val="5"/>
        <w:tabs>
          <w:tab w:val="right" w:pos="2800"/>
          <w:tab w:val="right" w:leader="dot" w:pos="9746"/>
        </w:tabs>
        <w:rPr>
          <w:ins w:id="470" w:author="Maple [2]" w:date="2018-06-14T14:00:20Z"/>
        </w:rPr>
      </w:pPr>
      <w:ins w:id="471" w:author="Maple [2]" w:date="2018-06-14T14:00:20Z">
        <w:r>
          <w:rPr>
            <w:rFonts w:hint="eastAsia" w:ascii="宋体" w:hAnsi="宋体" w:cs="宋体"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begin"/>
        </w:r>
      </w:ins>
      <w:ins w:id="472" w:author="Maple [2]" w:date="2018-06-14T14:00:20Z">
        <w:r>
          <w:rPr>
            <w:rFonts w:hint="eastAsia" w:ascii="宋体" w:hAnsi="宋体" w:cs="宋体"/>
          </w:rPr>
          <w:instrText xml:space="preserve"> HYPERLINK \l _Toc16807 </w:instrText>
        </w:r>
      </w:ins>
      <w:ins w:id="473" w:author="Maple [2]" w:date="2018-06-14T14:00:20Z">
        <w:r>
          <w:rPr>
            <w:rFonts w:hint="eastAsia" w:ascii="宋体" w:hAnsi="宋体" w:cs="宋体"/>
          </w:rPr>
          <w:fldChar w:fldCharType="separate"/>
        </w:r>
      </w:ins>
      <w:ins w:id="474" w:author="Maple [2]" w:date="2018-06-14T14:00:20Z">
        <w:r>
          <w:rPr>
            <w:rFonts w:hint="eastAsia" w:cs="Times New Roman"/>
            <w:lang w:val="en-US" w:eastAsia="zh-CN"/>
          </w:rPr>
          <w:t>6.2固网IP</w:t>
        </w:r>
      </w:ins>
      <w:ins w:id="475" w:author="Maple [2]" w:date="2018-06-14T14:00:20Z">
        <w:r>
          <w:rPr/>
          <w:tab/>
        </w:r>
      </w:ins>
      <w:ins w:id="476" w:author="Maple [2]" w:date="2018-06-14T14:00:41Z">
        <w:r>
          <w:rPr>
            <w:rFonts w:hint="eastAsia"/>
            <w:lang w:val="en-US" w:eastAsia="zh-CN"/>
          </w:rPr>
          <w:t xml:space="preserve">           </w:t>
        </w:r>
      </w:ins>
      <w:ins w:id="477" w:author="Maple [2]" w:date="2018-06-14T14:00:42Z">
        <w:r>
          <w:rPr>
            <w:rFonts w:hint="eastAsia"/>
            <w:lang w:val="en-US" w:eastAsia="zh-CN"/>
          </w:rPr>
          <w:t xml:space="preserve">                                         </w:t>
        </w:r>
      </w:ins>
      <w:ins w:id="478" w:author="Maple [2]" w:date="2018-06-14T14:00:43Z">
        <w:r>
          <w:rPr>
            <w:rFonts w:hint="eastAsia"/>
            <w:lang w:val="en-US" w:eastAsia="zh-CN"/>
          </w:rPr>
          <w:t xml:space="preserve">                </w:t>
        </w:r>
      </w:ins>
      <w:ins w:id="479" w:author="Maple [2]" w:date="2018-06-14T14:00:44Z">
        <w:r>
          <w:rPr>
            <w:rFonts w:hint="eastAsia"/>
            <w:lang w:val="en-US" w:eastAsia="zh-CN"/>
          </w:rPr>
          <w:t xml:space="preserve">      </w:t>
        </w:r>
      </w:ins>
      <w:ins w:id="480" w:author="Maple [2]" w:date="2018-06-14T14:00:20Z">
        <w:r>
          <w:rPr/>
          <w:fldChar w:fldCharType="begin"/>
        </w:r>
      </w:ins>
      <w:ins w:id="481" w:author="Maple [2]" w:date="2018-06-14T14:00:20Z">
        <w:r>
          <w:rPr/>
          <w:instrText xml:space="preserve"> PAGEREF _Toc16807 </w:instrText>
        </w:r>
      </w:ins>
      <w:ins w:id="482" w:author="Maple [2]" w:date="2018-06-14T14:00:20Z">
        <w:r>
          <w:rPr/>
          <w:fldChar w:fldCharType="separate"/>
        </w:r>
      </w:ins>
      <w:ins w:id="483" w:author="Maple [2]" w:date="2018-06-14T14:00:20Z">
        <w:r>
          <w:rPr/>
          <w:t>9</w:t>
        </w:r>
      </w:ins>
      <w:ins w:id="484" w:author="Maple [2]" w:date="2018-06-14T14:00:20Z">
        <w:r>
          <w:rPr/>
          <w:fldChar w:fldCharType="end"/>
        </w:r>
      </w:ins>
      <w:ins w:id="485" w:author="Maple [2]" w:date="2018-06-14T14:00:20Z">
        <w:r>
          <w:rPr>
            <w:rFonts w:hint="eastAsia" w:ascii="宋体" w:hAnsi="宋体" w:cs="宋体"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end"/>
        </w:r>
      </w:ins>
    </w:p>
    <w:p>
      <w:pPr>
        <w:jc w:val="left"/>
        <w:rPr>
          <w:rFonts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fldChar w:fldCharType="end"/>
      </w:r>
    </w:p>
    <w:p>
      <w:pPr>
        <w:jc w:val="left"/>
        <w:rPr>
          <w:rFonts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sectPr>
          <w:headerReference r:id="rId6" w:type="first"/>
          <w:footerReference r:id="rId7" w:type="first"/>
          <w:pgSz w:w="11906" w:h="16838"/>
          <w:pgMar w:top="1440" w:right="1080" w:bottom="1440" w:left="1080" w:header="851" w:footer="992" w:gutter="0"/>
          <w:cols w:space="425" w:num="1"/>
          <w:titlePg/>
          <w:docGrid w:type="lines" w:linePitch="312" w:charSpace="0"/>
        </w:sectPr>
      </w:pPr>
    </w:p>
    <w:p>
      <w:pPr>
        <w:numPr>
          <w:ilvl w:val="0"/>
          <w:numId w:val="1"/>
        </w:numPr>
        <w:spacing w:line="360" w:lineRule="auto"/>
        <w:ind w:firstLine="403"/>
        <w:jc w:val="left"/>
        <w:outlineLvl w:val="0"/>
        <w:rPr>
          <w:rFonts w:ascii="宋体" w:hAnsi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bookmarkStart w:id="0" w:name="_Toc515310734"/>
      <w:bookmarkStart w:id="1" w:name="_Toc23152"/>
      <w:bookmarkStart w:id="2" w:name="_Toc17809"/>
      <w:bookmarkStart w:id="3" w:name="_Toc4214"/>
      <w:bookmarkStart w:id="4" w:name="_Toc14068"/>
      <w:bookmarkStart w:id="5" w:name="_Toc7948_WPSOffice_Level1"/>
      <w:bookmarkStart w:id="6" w:name="_Toc9480"/>
      <w:bookmarkStart w:id="7" w:name="_Toc15496"/>
      <w:bookmarkStart w:id="8" w:name="_Toc3721"/>
      <w:r>
        <w:rPr>
          <w:rFonts w:hint="eastAsia" w:ascii="宋体" w:hAnsi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概述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>
      <w:pPr>
        <w:spacing w:line="360" w:lineRule="auto"/>
        <w:ind w:left="420" w:firstLine="420"/>
        <w:rPr>
          <w:rFonts w:ascii="宋体" w:hAnsi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宋体" w:hAnsi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为方便企业更加便捷的对</w:t>
      </w:r>
      <w:r>
        <w:rPr>
          <w:rFonts w:hint="eastAsia" w:ascii="宋体" w:hAnsi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自身</w:t>
      </w:r>
      <w:r>
        <w:rPr>
          <w:rFonts w:ascii="宋体" w:hAnsi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用能情况进行实时查看</w:t>
      </w:r>
      <w:r>
        <w:rPr>
          <w:rFonts w:hint="eastAsia" w:ascii="宋体" w:hAnsi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，</w:t>
      </w:r>
      <w:r>
        <w:rPr>
          <w:rFonts w:ascii="宋体" w:hAnsi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时刻掌握用能状况</w:t>
      </w:r>
      <w:r>
        <w:rPr>
          <w:rFonts w:hint="eastAsia" w:ascii="宋体" w:hAnsi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,秉承紧密结合现场实际工作模式的初衷，特此设计“能源管理系统App”，该系统由客户端App和后台配置系统两部分组成。</w:t>
      </w:r>
    </w:p>
    <w:p>
      <w:pPr>
        <w:spacing w:line="360" w:lineRule="auto"/>
        <w:ind w:left="420" w:firstLine="420"/>
        <w:rPr>
          <w:rFonts w:ascii="宋体" w:hAnsi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客户端适配IOS和Android两种平台，用户可通过App了解企业用电日报、用电月报，能源日/月环比</w:t>
      </w:r>
      <w:del w:id="486" w:author="Maple [2]" w:date="2018-06-14T11:32:10Z">
        <w:r>
          <w:rPr>
            <w:rFonts w:hint="eastAsia" w:ascii="宋体" w:hAnsi="宋体" w:cs="宋体"/>
            <w:color w:val="000000" w:themeColor="text1"/>
            <w:sz w:val="24"/>
            <w14:textFill>
              <w14:solidFill>
                <w14:schemeClr w14:val="tx1"/>
              </w14:solidFill>
            </w14:textFill>
          </w:rPr>
          <w:delText>等</w:delText>
        </w:r>
      </w:del>
      <w:ins w:id="487" w:author="Maple [2]" w:date="2018-06-14T11:32:10Z">
        <w:r>
          <w:rPr>
            <w:rFonts w:hint="eastAsia" w:ascii="宋体" w:hAnsi="宋体" w:cs="宋体"/>
            <w:color w:val="000000" w:themeColor="text1"/>
            <w:sz w:val="24"/>
            <w:lang w:eastAsia="zh-CN"/>
            <w14:textFill>
              <w14:solidFill>
                <w14:schemeClr w14:val="tx1"/>
              </w14:solidFill>
            </w14:textFill>
          </w:rPr>
          <w:t>，</w:t>
        </w:r>
      </w:ins>
      <w:ins w:id="488" w:author="Maple [2]" w:date="2018-06-14T11:32:10Z">
        <w:r>
          <w:rPr>
            <w:rFonts w:hint="eastAsia" w:ascii="宋体" w:hAnsi="宋体" w:cs="宋体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K</w:t>
        </w:r>
      </w:ins>
      <w:ins w:id="489" w:author="Maple [2]" w:date="2018-06-14T11:32:11Z">
        <w:r>
          <w:rPr>
            <w:rFonts w:hint="eastAsia" w:ascii="宋体" w:hAnsi="宋体" w:cs="宋体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PI</w:t>
        </w:r>
      </w:ins>
      <w:r>
        <w:rPr>
          <w:rFonts w:hint="eastAsia" w:ascii="宋体" w:hAnsi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报表</w:t>
      </w:r>
      <w:ins w:id="490" w:author="Maple [2]" w:date="2018-06-14T11:32:14Z">
        <w:r>
          <w:rPr>
            <w:rFonts w:hint="eastAsia" w:ascii="宋体" w:hAnsi="宋体" w:cs="宋体"/>
            <w:color w:val="000000" w:themeColor="text1"/>
            <w:sz w:val="24"/>
            <w:lang w:eastAsia="zh-CN"/>
            <w14:textFill>
              <w14:solidFill>
                <w14:schemeClr w14:val="tx1"/>
              </w14:solidFill>
            </w14:textFill>
          </w:rPr>
          <w:t>等</w:t>
        </w:r>
      </w:ins>
      <w:r>
        <w:rPr>
          <w:rFonts w:hint="eastAsia" w:ascii="宋体" w:hAnsi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，并且可以</w:t>
      </w:r>
      <w:del w:id="491" w:author="Maple [2]" w:date="2018-06-14T11:32:27Z">
        <w:r>
          <w:rPr>
            <w:rFonts w:hint="eastAsia" w:ascii="宋体" w:hAnsi="宋体" w:cs="宋体"/>
            <w:color w:val="000000" w:themeColor="text1"/>
            <w:sz w:val="24"/>
            <w14:textFill>
              <w14:solidFill>
                <w14:schemeClr w14:val="tx1"/>
              </w14:solidFill>
            </w14:textFill>
          </w:rPr>
          <w:delText>时刻掌握现场重点设备的实时数据、</w:delText>
        </w:r>
      </w:del>
      <w:r>
        <w:rPr>
          <w:rFonts w:hint="eastAsia" w:ascii="宋体" w:hAnsi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实时接收重要的报警推送消息以及其他服务。</w:t>
      </w:r>
    </w:p>
    <w:p>
      <w:pPr>
        <w:spacing w:line="360" w:lineRule="auto"/>
        <w:ind w:left="420" w:firstLine="420"/>
        <w:rPr>
          <w:rFonts w:ascii="宋体" w:hAnsi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后台系统主要为App提供一些配置服务。</w:t>
      </w:r>
    </w:p>
    <w:p>
      <w:pPr>
        <w:spacing w:line="360" w:lineRule="auto"/>
        <w:ind w:left="420"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spacing w:line="360" w:lineRule="auto"/>
        <w:ind w:firstLine="403"/>
        <w:jc w:val="left"/>
        <w:outlineLvl w:val="0"/>
        <w:rPr>
          <w:rFonts w:ascii="宋体" w:hAnsi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bookmarkStart w:id="9" w:name="_Toc515310735"/>
      <w:bookmarkStart w:id="10" w:name="_Toc11967"/>
      <w:bookmarkStart w:id="11" w:name="_Toc11244"/>
      <w:bookmarkStart w:id="12" w:name="_Toc17364"/>
      <w:bookmarkStart w:id="13" w:name="_Toc1651"/>
      <w:bookmarkStart w:id="14" w:name="_Toc20721"/>
      <w:bookmarkStart w:id="15" w:name="_Toc16923"/>
      <w:r>
        <w:rPr>
          <w:rFonts w:hint="eastAsia" w:ascii="宋体" w:hAnsi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功能模块</w:t>
      </w:r>
      <w:commentRangeStart w:id="0"/>
      <w:r>
        <w:rPr>
          <w:rFonts w:hint="eastAsia" w:ascii="宋体" w:hAnsi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清单</w:t>
      </w:r>
      <w:bookmarkEnd w:id="9"/>
      <w:commentRangeEnd w:id="0"/>
      <w:r>
        <w:rPr>
          <w:rStyle w:val="13"/>
        </w:rPr>
        <w:commentReference w:id="0"/>
      </w:r>
      <w:bookmarkEnd w:id="10"/>
      <w:bookmarkEnd w:id="11"/>
      <w:bookmarkEnd w:id="12"/>
      <w:bookmarkEnd w:id="13"/>
      <w:bookmarkEnd w:id="14"/>
      <w:bookmarkEnd w:id="15"/>
    </w:p>
    <w:tbl>
      <w:tblPr>
        <w:tblStyle w:val="15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2127"/>
        <w:gridCol w:w="44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696" w:type="dxa"/>
            <w:shd w:val="clear" w:color="auto" w:fill="FFC000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功能模块</w:t>
            </w:r>
          </w:p>
        </w:tc>
        <w:tc>
          <w:tcPr>
            <w:tcW w:w="2127" w:type="dxa"/>
            <w:shd w:val="clear" w:color="auto" w:fill="FFC000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子模块</w:t>
            </w:r>
          </w:p>
        </w:tc>
        <w:tc>
          <w:tcPr>
            <w:tcW w:w="4473" w:type="dxa"/>
            <w:shd w:val="clear" w:color="auto" w:fill="FFC000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6" w:type="dxa"/>
          </w:tcPr>
          <w:p>
            <w:pPr>
              <w:jc w:val="center"/>
            </w:pPr>
            <w:r>
              <w:rPr>
                <w:rFonts w:hint="eastAsia"/>
              </w:rPr>
              <w:t>欢迎界面</w:t>
            </w:r>
          </w:p>
        </w:tc>
        <w:tc>
          <w:tcPr>
            <w:tcW w:w="2127" w:type="dxa"/>
          </w:tcPr>
          <w:p>
            <w:pPr>
              <w:jc w:val="center"/>
            </w:pPr>
            <w:r>
              <w:t>/</w:t>
            </w:r>
          </w:p>
        </w:tc>
        <w:tc>
          <w:tcPr>
            <w:tcW w:w="4473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6" w:type="dxa"/>
            <w:vMerge w:val="restart"/>
          </w:tcPr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登录</w:t>
            </w:r>
          </w:p>
        </w:tc>
        <w:tc>
          <w:tcPr>
            <w:tcW w:w="2127" w:type="dxa"/>
          </w:tcPr>
          <w:p>
            <w:pPr>
              <w:jc w:val="center"/>
            </w:pPr>
            <w:r>
              <w:rPr>
                <w:rFonts w:hint="eastAsia"/>
              </w:rPr>
              <w:t>登录</w:t>
            </w:r>
          </w:p>
        </w:tc>
        <w:tc>
          <w:tcPr>
            <w:tcW w:w="4473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6" w:type="dxa"/>
            <w:vMerge w:val="continue"/>
          </w:tcPr>
          <w:p>
            <w:pPr>
              <w:jc w:val="center"/>
            </w:pPr>
          </w:p>
        </w:tc>
        <w:tc>
          <w:tcPr>
            <w:tcW w:w="2127" w:type="dxa"/>
          </w:tcPr>
          <w:p>
            <w:pPr>
              <w:jc w:val="center"/>
            </w:pPr>
            <w:r>
              <w:rPr>
                <w:rFonts w:hint="eastAsia"/>
              </w:rPr>
              <w:t>注册</w:t>
            </w:r>
          </w:p>
        </w:tc>
        <w:tc>
          <w:tcPr>
            <w:tcW w:w="4473" w:type="dxa"/>
          </w:tcPr>
          <w:p>
            <w:pPr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6" w:type="dxa"/>
            <w:vMerge w:val="continue"/>
          </w:tcPr>
          <w:p>
            <w:pPr>
              <w:jc w:val="center"/>
            </w:pPr>
          </w:p>
        </w:tc>
        <w:tc>
          <w:tcPr>
            <w:tcW w:w="2127" w:type="dxa"/>
          </w:tcPr>
          <w:p>
            <w:pPr>
              <w:jc w:val="center"/>
            </w:pPr>
            <w:r>
              <w:rPr>
                <w:rFonts w:hint="eastAsia"/>
              </w:rPr>
              <w:t>忘记密码</w:t>
            </w:r>
          </w:p>
        </w:tc>
        <w:tc>
          <w:tcPr>
            <w:tcW w:w="4473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  <w:ins w:id="492" w:author="Maple [2]" w:date="2018-06-13T15:23:12Z"/>
        </w:trPr>
        <w:tc>
          <w:tcPr>
            <w:tcW w:w="1696" w:type="dxa"/>
          </w:tcPr>
          <w:p>
            <w:pPr>
              <w:jc w:val="center"/>
              <w:rPr>
                <w:ins w:id="493" w:author="Maple [2]" w:date="2018-06-13T15:23:12Z"/>
                <w:rFonts w:hint="eastAsia" w:eastAsia="宋体"/>
                <w:lang w:eastAsia="zh-CN"/>
              </w:rPr>
            </w:pPr>
            <w:ins w:id="494" w:author="Maple [2]" w:date="2018-06-13T15:23:15Z">
              <w:r>
                <w:rPr>
                  <w:rFonts w:hint="eastAsia"/>
                  <w:lang w:eastAsia="zh-CN"/>
                </w:rPr>
                <w:t>首页</w:t>
              </w:r>
            </w:ins>
          </w:p>
        </w:tc>
        <w:tc>
          <w:tcPr>
            <w:tcW w:w="2127" w:type="dxa"/>
          </w:tcPr>
          <w:p>
            <w:pPr>
              <w:jc w:val="center"/>
              <w:rPr>
                <w:ins w:id="495" w:author="Maple [2]" w:date="2018-06-13T15:23:12Z"/>
                <w:rFonts w:hint="eastAsia"/>
              </w:rPr>
            </w:pPr>
          </w:p>
        </w:tc>
        <w:tc>
          <w:tcPr>
            <w:tcW w:w="4473" w:type="dxa"/>
          </w:tcPr>
          <w:p>
            <w:pPr>
              <w:rPr>
                <w:ins w:id="496" w:author="Maple [2]" w:date="2018-06-13T15:23:12Z"/>
              </w:rPr>
            </w:pPr>
            <w:ins w:id="497" w:author="Maple [2]" w:date="2018-06-13T15:23:23Z">
              <w:r>
                <w:rPr>
                  <w:rFonts w:hint="eastAsia"/>
                </w:rPr>
                <w:t>显示当月、当年的能耗、</w:t>
              </w:r>
            </w:ins>
            <w:ins w:id="498" w:author="Maple [2]" w:date="2018-06-13T15:23:23Z">
              <w:r>
                <w:rPr/>
                <w:t>KPI</w:t>
              </w:r>
            </w:ins>
            <w:ins w:id="499" w:author="Maple [2]" w:date="2018-06-13T15:23:23Z">
              <w:r>
                <w:rPr>
                  <w:rFonts w:hint="eastAsia"/>
                </w:rPr>
                <w:t>达标情况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  <w:ins w:id="500" w:author="Maple" w:date="2018-06-12T19:32:00Z"/>
        </w:trPr>
        <w:tc>
          <w:tcPr>
            <w:tcW w:w="1696" w:type="dxa"/>
            <w:vMerge w:val="restart"/>
          </w:tcPr>
          <w:p>
            <w:pPr>
              <w:jc w:val="center"/>
              <w:rPr>
                <w:ins w:id="501" w:author="Maple [2]" w:date="2018-06-13T15:24:09Z"/>
                <w:rFonts w:hint="eastAsia"/>
                <w:lang w:eastAsia="zh-CN"/>
              </w:rPr>
            </w:pPr>
          </w:p>
          <w:p>
            <w:pPr>
              <w:jc w:val="center"/>
              <w:rPr>
                <w:ins w:id="502" w:author="Maple" w:date="2018-06-12T19:32:00Z"/>
                <w:rFonts w:hint="eastAsia" w:eastAsia="宋体"/>
                <w:lang w:eastAsia="zh-CN"/>
              </w:rPr>
            </w:pPr>
            <w:ins w:id="503" w:author="Maple [2]" w:date="2018-06-13T15:24:02Z">
              <w:r>
                <w:rPr>
                  <w:rFonts w:hint="eastAsia"/>
                  <w:lang w:eastAsia="zh-CN"/>
                </w:rPr>
                <w:t>报表</w:t>
              </w:r>
            </w:ins>
          </w:p>
        </w:tc>
        <w:tc>
          <w:tcPr>
            <w:tcW w:w="2127" w:type="dxa"/>
          </w:tcPr>
          <w:p>
            <w:pPr>
              <w:jc w:val="center"/>
              <w:rPr>
                <w:ins w:id="504" w:author="Maple" w:date="2018-06-12T19:32:00Z"/>
              </w:rPr>
            </w:pPr>
            <w:ins w:id="505" w:author="Maple" w:date="2018-06-12T19:33:00Z">
              <w:r>
                <w:rPr>
                  <w:rFonts w:hint="eastAsia"/>
                </w:rPr>
                <w:t>能耗</w:t>
              </w:r>
            </w:ins>
            <w:ins w:id="506" w:author="Maple" w:date="2018-06-12T19:33:00Z">
              <w:r>
                <w:rPr/>
                <w:t>日报表</w:t>
              </w:r>
            </w:ins>
          </w:p>
        </w:tc>
        <w:tc>
          <w:tcPr>
            <w:tcW w:w="4473" w:type="dxa"/>
          </w:tcPr>
          <w:p>
            <w:pPr>
              <w:rPr>
                <w:ins w:id="507" w:author="Maple" w:date="2018-06-12T19:32:00Z"/>
              </w:rPr>
            </w:pPr>
            <w:ins w:id="508" w:author="Maple" w:date="2018-06-12T19:33:00Z">
              <w:r>
                <w:rPr/>
                <w:t>展示企业日</w:t>
              </w:r>
            </w:ins>
            <w:ins w:id="509" w:author="Maple" w:date="2018-06-12T19:33:00Z">
              <w:r>
                <w:rPr>
                  <w:rFonts w:hint="eastAsia"/>
                </w:rPr>
                <w:t>用能趋势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6" w:type="dxa"/>
            <w:vMerge w:val="continue"/>
          </w:tcPr>
          <w:p>
            <w:pPr>
              <w:jc w:val="center"/>
            </w:pPr>
          </w:p>
        </w:tc>
        <w:tc>
          <w:tcPr>
            <w:tcW w:w="2127" w:type="dxa"/>
          </w:tcPr>
          <w:p>
            <w:pPr>
              <w:jc w:val="center"/>
            </w:pPr>
            <w:del w:id="510" w:author="Maple [2]" w:date="2018-06-14T11:25:54Z">
              <w:r>
                <w:rPr>
                  <w:rFonts w:hint="eastAsia"/>
                </w:rPr>
                <w:delText>耗电</w:delText>
              </w:r>
            </w:del>
            <w:ins w:id="511" w:author="QiQiGe WUYUN" w:date="2018-05-31T10:51:00Z">
              <w:del w:id="512" w:author="Maple [2]" w:date="2018-06-14T11:25:54Z">
                <w:r>
                  <w:rPr>
                    <w:rFonts w:hint="eastAsia"/>
                  </w:rPr>
                  <w:delText>能还</w:delText>
                </w:r>
              </w:del>
            </w:ins>
            <w:ins w:id="513" w:author="Maple" w:date="2018-06-12T19:33:00Z">
              <w:r>
                <w:rPr>
                  <w:rFonts w:hint="eastAsia"/>
                </w:rPr>
                <w:t>能耗</w:t>
              </w:r>
            </w:ins>
            <w:r>
              <w:t>月报表</w:t>
            </w:r>
          </w:p>
        </w:tc>
        <w:tc>
          <w:tcPr>
            <w:tcW w:w="4473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6" w:type="dxa"/>
            <w:vMerge w:val="continue"/>
          </w:tcPr>
          <w:p>
            <w:pPr>
              <w:jc w:val="center"/>
            </w:pPr>
          </w:p>
        </w:tc>
        <w:tc>
          <w:tcPr>
            <w:tcW w:w="2127" w:type="dxa"/>
          </w:tcPr>
          <w:p>
            <w:pPr>
              <w:jc w:val="center"/>
            </w:pPr>
            <w:r>
              <w:t>企业</w:t>
            </w:r>
            <w:r>
              <w:rPr>
                <w:rFonts w:hint="eastAsia"/>
              </w:rPr>
              <w:t>KPI</w:t>
            </w:r>
            <w:ins w:id="514" w:author="QiQiGe WUYUN" w:date="2018-05-31T10:51:00Z">
              <w:r>
                <w:rPr>
                  <w:rFonts w:hint="eastAsia"/>
                </w:rPr>
                <w:t>指标</w:t>
              </w:r>
            </w:ins>
          </w:p>
        </w:tc>
        <w:tc>
          <w:tcPr>
            <w:tcW w:w="4473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6" w:type="dxa"/>
            <w:vMerge w:val="continue"/>
          </w:tcPr>
          <w:p>
            <w:pPr>
              <w:jc w:val="center"/>
            </w:pPr>
          </w:p>
        </w:tc>
        <w:tc>
          <w:tcPr>
            <w:tcW w:w="2127" w:type="dxa"/>
          </w:tcPr>
          <w:p>
            <w:pPr>
              <w:jc w:val="center"/>
            </w:pPr>
            <w:ins w:id="515" w:author="67539" w:date="2018-06-12T20:47:00Z">
              <w:r>
                <w:rPr>
                  <w:rFonts w:hint="eastAsia"/>
                </w:rPr>
                <w:t>能源环比</w:t>
              </w:r>
            </w:ins>
            <w:ins w:id="516" w:author="Maple [2]" w:date="2018-06-14T11:32:54Z">
              <w:r>
                <w:rPr>
                  <w:rFonts w:hint="eastAsia"/>
                  <w:lang w:eastAsia="zh-CN"/>
                </w:rPr>
                <w:t>及</w:t>
              </w:r>
            </w:ins>
            <w:ins w:id="517" w:author="67539" w:date="2018-06-12T20:47:00Z">
              <w:del w:id="518" w:author="Maple [2]" w:date="2018-06-14T11:32:50Z">
                <w:r>
                  <w:rPr>
                    <w:rFonts w:hint="eastAsia"/>
                  </w:rPr>
                  <w:delText>、</w:delText>
                </w:r>
              </w:del>
            </w:ins>
            <w:ins w:id="519" w:author="67539" w:date="2018-06-12T20:47:00Z">
              <w:r>
                <w:rPr>
                  <w:rFonts w:hint="eastAsia"/>
                </w:rPr>
                <w:t>同比</w:t>
              </w:r>
            </w:ins>
            <w:del w:id="520" w:author="Maple [2]" w:date="2018-06-14T11:32:45Z">
              <w:r>
                <w:rPr/>
                <w:delText>其他报表</w:delText>
              </w:r>
            </w:del>
          </w:p>
        </w:tc>
        <w:tc>
          <w:tcPr>
            <w:tcW w:w="4473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6" w:type="dxa"/>
            <w:vMerge w:val="restart"/>
          </w:tcPr>
          <w:p>
            <w:r>
              <w:rPr>
                <w:rFonts w:hint="eastAsia"/>
              </w:rPr>
              <w:t xml:space="preserve">     </w:t>
            </w:r>
          </w:p>
          <w:p>
            <w:pPr>
              <w:jc w:val="center"/>
            </w:pPr>
            <w:r>
              <w:rPr>
                <w:rFonts w:hint="eastAsia"/>
              </w:rPr>
              <w:t>消息</w:t>
            </w:r>
          </w:p>
        </w:tc>
        <w:tc>
          <w:tcPr>
            <w:tcW w:w="2127" w:type="dxa"/>
          </w:tcPr>
          <w:p>
            <w:pPr>
              <w:jc w:val="center"/>
            </w:pPr>
            <w:r>
              <w:rPr>
                <w:rFonts w:hint="eastAsia"/>
              </w:rPr>
              <w:t>消息接收</w:t>
            </w:r>
          </w:p>
        </w:tc>
        <w:tc>
          <w:tcPr>
            <w:tcW w:w="4473" w:type="dxa"/>
          </w:tcPr>
          <w:p>
            <w:r>
              <w:t>手机接收系统报警</w:t>
            </w:r>
            <w:r>
              <w:rPr>
                <w:rFonts w:hint="eastAsia"/>
              </w:rPr>
              <w:t>，</w:t>
            </w:r>
            <w:r>
              <w:t>系统在待机状态可接收后台服务推送的消息</w:t>
            </w:r>
            <w:r>
              <w:rPr>
                <w:rFonts w:hint="eastAsia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6" w:type="dxa"/>
            <w:vMerge w:val="continue"/>
          </w:tcPr>
          <w:p/>
        </w:tc>
        <w:tc>
          <w:tcPr>
            <w:tcW w:w="2127" w:type="dxa"/>
          </w:tcPr>
          <w:p>
            <w:pPr>
              <w:jc w:val="center"/>
            </w:pPr>
            <w:r>
              <w:rPr>
                <w:rFonts w:hint="eastAsia"/>
              </w:rPr>
              <w:t>消息查看</w:t>
            </w:r>
          </w:p>
        </w:tc>
        <w:tc>
          <w:tcPr>
            <w:tcW w:w="4473" w:type="dxa"/>
          </w:tcPr>
          <w:p>
            <w:r>
              <w:t>用来</w:t>
            </w:r>
            <w:r>
              <w:rPr>
                <w:rFonts w:hint="eastAsia"/>
              </w:rPr>
              <w:t>查看</w:t>
            </w:r>
            <w:r>
              <w:t>系统报警的详细消息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6" w:type="dxa"/>
            <w:vMerge w:val="restart"/>
          </w:tcPr>
          <w:p>
            <w:pPr>
              <w:jc w:val="center"/>
            </w:pPr>
          </w:p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我的</w:t>
            </w:r>
          </w:p>
        </w:tc>
        <w:tc>
          <w:tcPr>
            <w:tcW w:w="2127" w:type="dxa"/>
          </w:tcPr>
          <w:p>
            <w:pPr>
              <w:jc w:val="center"/>
            </w:pPr>
            <w:r>
              <w:t>基本资料管理</w:t>
            </w:r>
          </w:p>
        </w:tc>
        <w:tc>
          <w:tcPr>
            <w:tcW w:w="4473" w:type="dxa"/>
          </w:tcPr>
          <w:p>
            <w:r>
              <w:t>管理</w:t>
            </w:r>
            <w:r>
              <w:rPr>
                <w:rFonts w:hint="eastAsia"/>
              </w:rPr>
              <w:t>App用户个人资料，包括：头像、姓名昵称、电话号码等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6" w:type="dxa"/>
            <w:vMerge w:val="continue"/>
          </w:tcPr>
          <w:p/>
        </w:tc>
        <w:tc>
          <w:tcPr>
            <w:tcW w:w="2127" w:type="dxa"/>
          </w:tcPr>
          <w:p>
            <w:pPr>
              <w:jc w:val="center"/>
            </w:pPr>
            <w:r>
              <w:t>修改密码</w:t>
            </w:r>
          </w:p>
        </w:tc>
        <w:tc>
          <w:tcPr>
            <w:tcW w:w="4473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6" w:type="dxa"/>
            <w:vMerge w:val="continue"/>
          </w:tcPr>
          <w:p/>
        </w:tc>
        <w:tc>
          <w:tcPr>
            <w:tcW w:w="2127" w:type="dxa"/>
          </w:tcPr>
          <w:p>
            <w:pPr>
              <w:jc w:val="center"/>
            </w:pPr>
            <w:r>
              <w:t>退出登录</w:t>
            </w:r>
          </w:p>
        </w:tc>
        <w:tc>
          <w:tcPr>
            <w:tcW w:w="4473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6" w:type="dxa"/>
            <w:vMerge w:val="continue"/>
          </w:tcPr>
          <w:p/>
        </w:tc>
        <w:tc>
          <w:tcPr>
            <w:tcW w:w="2127" w:type="dxa"/>
          </w:tcPr>
          <w:p>
            <w:pPr>
              <w:jc w:val="center"/>
            </w:pPr>
            <w:r>
              <w:rPr>
                <w:rFonts w:hint="eastAsia"/>
              </w:rPr>
              <w:t>关于</w:t>
            </w:r>
            <w:r>
              <w:t>我们</w:t>
            </w:r>
          </w:p>
        </w:tc>
        <w:tc>
          <w:tcPr>
            <w:tcW w:w="4473" w:type="dxa"/>
          </w:tcPr>
          <w:p>
            <w:r>
              <w:rPr>
                <w:rFonts w:hint="eastAsia"/>
              </w:rPr>
              <w:t>介绍</w:t>
            </w:r>
            <w:r>
              <w:t>企业以及</w:t>
            </w:r>
            <w:r>
              <w:rPr>
                <w:rFonts w:hint="eastAsia"/>
              </w:rPr>
              <w:t>App基本信息</w:t>
            </w:r>
          </w:p>
        </w:tc>
      </w:tr>
    </w:tbl>
    <w:p>
      <w:pPr>
        <w:pageBreakBefore/>
        <w:numPr>
          <w:ilvl w:val="0"/>
          <w:numId w:val="1"/>
        </w:numPr>
        <w:spacing w:line="360" w:lineRule="auto"/>
        <w:ind w:firstLine="403"/>
        <w:jc w:val="left"/>
        <w:outlineLvl w:val="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bookmarkStart w:id="16" w:name="_Toc3296"/>
      <w:bookmarkStart w:id="17" w:name="_Toc30442"/>
      <w:bookmarkStart w:id="18" w:name="_Toc2851"/>
      <w:bookmarkStart w:id="19" w:name="_Toc25714"/>
      <w:bookmarkStart w:id="20" w:name="_Toc23785"/>
      <w:bookmarkStart w:id="21" w:name="_Toc13599"/>
      <w:bookmarkStart w:id="22" w:name="_Toc12448"/>
      <w:bookmarkStart w:id="23" w:name="_Toc515310736"/>
      <w:bookmarkStart w:id="24" w:name="_Toc1027"/>
      <w:bookmarkStart w:id="25" w:name="_Toc19008"/>
      <w:bookmarkStart w:id="26" w:name="_Toc1852"/>
      <w:bookmarkStart w:id="27" w:name="_Toc11358_WPSOffice_Level1"/>
      <w:r>
        <w:rPr>
          <w:rFonts w:hint="eastAsia" w:ascii="宋体" w:hAnsi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APP功能设计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>
      <w:pPr>
        <w:numPr>
          <w:ilvl w:val="1"/>
          <w:numId w:val="1"/>
        </w:numPr>
        <w:spacing w:line="360" w:lineRule="auto"/>
        <w:ind w:firstLine="403"/>
        <w:jc w:val="left"/>
        <w:outlineLvl w:val="1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bookmarkStart w:id="28" w:name="_Toc993"/>
      <w:bookmarkStart w:id="29" w:name="_Toc18517"/>
      <w:bookmarkStart w:id="30" w:name="_Toc7948_WPSOffice_Level2"/>
      <w:bookmarkStart w:id="31" w:name="_Toc29160"/>
      <w:bookmarkStart w:id="32" w:name="_Toc30399"/>
      <w:bookmarkStart w:id="33" w:name="_Toc515310737"/>
      <w:bookmarkStart w:id="34" w:name="_Toc22637"/>
      <w:bookmarkStart w:id="35" w:name="_Toc962"/>
      <w:bookmarkStart w:id="36" w:name="_Toc26191"/>
      <w:bookmarkStart w:id="37" w:name="_Toc32158"/>
      <w:bookmarkStart w:id="38" w:name="_Toc1749"/>
      <w:bookmarkStart w:id="39" w:name="_Toc5960"/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登录</w:t>
      </w:r>
      <w:bookmarkEnd w:id="28"/>
      <w:bookmarkEnd w:id="29"/>
      <w:bookmarkEnd w:id="30"/>
      <w:bookmarkEnd w:id="31"/>
      <w:bookmarkEnd w:id="32"/>
      <w:del w:id="521" w:author="Maple [2]" w:date="2018-06-14T11:45:08Z">
        <w:r>
          <w:rPr>
            <w:rFonts w:hint="eastAsia"/>
            <w:color w:val="000000" w:themeColor="text1"/>
            <w:sz w:val="24"/>
            <w14:textFill>
              <w14:solidFill>
                <w14:schemeClr w14:val="tx1"/>
              </w14:solidFill>
            </w14:textFill>
          </w:rPr>
          <w:delText>模块</w:delText>
        </w:r>
        <w:bookmarkEnd w:id="33"/>
        <w:bookmarkEnd w:id="34"/>
        <w:bookmarkEnd w:id="35"/>
        <w:bookmarkEnd w:id="36"/>
        <w:bookmarkEnd w:id="37"/>
        <w:bookmarkEnd w:id="38"/>
        <w:bookmarkEnd w:id="39"/>
      </w:del>
    </w:p>
    <w:p>
      <w:pPr>
        <w:pStyle w:val="19"/>
        <w:numPr>
          <w:ilvl w:val="1"/>
          <w:numId w:val="2"/>
        </w:numPr>
        <w:spacing w:line="360" w:lineRule="auto"/>
        <w:ind w:firstLineChars="0"/>
        <w:jc w:val="left"/>
        <w:outlineLvl w:val="2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bookmarkStart w:id="40" w:name="_Toc515310738"/>
      <w:bookmarkStart w:id="41" w:name="_Toc18662"/>
      <w:bookmarkStart w:id="42" w:name="_Toc22009"/>
      <w:bookmarkStart w:id="43" w:name="_Toc1886"/>
      <w:bookmarkStart w:id="44" w:name="_Toc24804"/>
      <w:bookmarkStart w:id="45" w:name="_Toc5312"/>
      <w:bookmarkStart w:id="46" w:name="_Toc90"/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登录页面。</w:t>
      </w:r>
      <w:bookmarkEnd w:id="40"/>
      <w:bookmarkEnd w:id="41"/>
      <w:bookmarkEnd w:id="42"/>
      <w:bookmarkEnd w:id="43"/>
      <w:bookmarkEnd w:id="44"/>
      <w:bookmarkEnd w:id="45"/>
      <w:bookmarkEnd w:id="46"/>
    </w:p>
    <w:p>
      <w:pPr>
        <w:pStyle w:val="19"/>
        <w:spacing w:line="360" w:lineRule="auto"/>
        <w:ind w:left="1264" w:firstLine="0" w:firstLineChars="0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登录账号为用户手机号</w:t>
      </w:r>
    </w:p>
    <w:p>
      <w:pPr>
        <w:pStyle w:val="19"/>
        <w:spacing w:line="360" w:lineRule="auto"/>
        <w:ind w:left="1264" w:firstLine="630" w:firstLineChars="3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2718435" cy="4055110"/>
            <wp:effectExtent l="0" t="0" r="571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1423" cy="405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1"/>
          <w:numId w:val="2"/>
        </w:numPr>
        <w:spacing w:line="360" w:lineRule="auto"/>
        <w:ind w:firstLineChars="0"/>
        <w:jc w:val="left"/>
        <w:outlineLvl w:val="2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bookmarkStart w:id="47" w:name="_Toc515310739"/>
      <w:bookmarkStart w:id="48" w:name="_Toc26756"/>
      <w:bookmarkStart w:id="49" w:name="_Toc28287"/>
      <w:bookmarkStart w:id="50" w:name="_Toc432"/>
      <w:bookmarkStart w:id="51" w:name="_Toc20961"/>
      <w:bookmarkStart w:id="52" w:name="_Toc10348"/>
      <w:bookmarkStart w:id="53" w:name="_Toc4853"/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忘记密码</w:t>
      </w:r>
      <w:bookmarkEnd w:id="47"/>
      <w:bookmarkEnd w:id="48"/>
      <w:bookmarkEnd w:id="49"/>
      <w:bookmarkEnd w:id="50"/>
      <w:bookmarkEnd w:id="51"/>
      <w:bookmarkEnd w:id="52"/>
      <w:bookmarkEnd w:id="53"/>
    </w:p>
    <w:p>
      <w:pPr>
        <w:pStyle w:val="19"/>
        <w:spacing w:line="360" w:lineRule="auto"/>
        <w:ind w:left="1264" w:firstLine="0" w:firstLineChars="0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通过短信验证进行密码修改</w:t>
      </w:r>
    </w:p>
    <w:p>
      <w:pPr>
        <w:pStyle w:val="19"/>
        <w:spacing w:line="360" w:lineRule="auto"/>
        <w:ind w:left="1264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3081655" cy="3313430"/>
            <wp:effectExtent l="0" t="0" r="444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0874" cy="333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1"/>
          <w:numId w:val="2"/>
        </w:numPr>
        <w:spacing w:line="360" w:lineRule="auto"/>
        <w:ind w:firstLineChars="0"/>
        <w:jc w:val="left"/>
        <w:outlineLvl w:val="2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bookmarkStart w:id="54" w:name="_Toc515310740"/>
      <w:bookmarkStart w:id="55" w:name="_Toc30207"/>
      <w:bookmarkStart w:id="56" w:name="_Toc3360"/>
      <w:bookmarkStart w:id="57" w:name="_Toc17901"/>
      <w:bookmarkStart w:id="58" w:name="_Toc3502"/>
      <w:bookmarkStart w:id="59" w:name="_Toc4554"/>
      <w:bookmarkStart w:id="60" w:name="_Toc29288"/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注册</w:t>
      </w:r>
      <w:bookmarkEnd w:id="54"/>
      <w:bookmarkEnd w:id="55"/>
      <w:bookmarkEnd w:id="56"/>
      <w:bookmarkEnd w:id="57"/>
      <w:bookmarkEnd w:id="58"/>
      <w:bookmarkEnd w:id="59"/>
      <w:bookmarkEnd w:id="60"/>
    </w:p>
    <w:p>
      <w:pPr>
        <w:pStyle w:val="19"/>
        <w:spacing w:line="360" w:lineRule="auto"/>
        <w:ind w:left="0" w:firstLine="0" w:firstLineChars="0"/>
        <w:jc w:val="left"/>
        <w:rPr>
          <w:del w:id="523" w:author="Maple [2]" w:date="2018-06-14T11:41:41Z"/>
          <w:color w:val="000000" w:themeColor="text1"/>
          <w:sz w:val="24"/>
          <w:rPrChange w:id="524" w:author="67539" w:date="2018-06-12T20:54:00Z">
            <w:rPr>
              <w:del w:id="525" w:author="Maple [2]" w:date="2018-06-14T11:41:41Z"/>
            </w:rPr>
          </w:rPrChange>
          <w14:textFill>
            <w14:solidFill>
              <w14:schemeClr w14:val="tx1"/>
            </w14:solidFill>
          </w14:textFill>
        </w:rPr>
        <w:pPrChange w:id="522" w:author="Maple [2]" w:date="2018-06-14T11:41:46Z">
          <w:pPr>
            <w:pStyle w:val="19"/>
            <w:spacing w:line="360" w:lineRule="auto"/>
            <w:ind w:left="1264" w:firstLine="0" w:firstLineChars="0"/>
            <w:jc w:val="left"/>
          </w:pPr>
        </w:pPrChange>
      </w:pPr>
      <w:del w:id="526" w:author="Maple [2]" w:date="2018-06-14T11:41:41Z">
        <w:r>
          <w:rPr>
            <w:color w:val="000000" w:themeColor="text1"/>
            <w:sz w:val="24"/>
            <w14:textFill>
              <w14:solidFill>
                <w14:schemeClr w14:val="tx1"/>
              </w14:solidFill>
            </w14:textFill>
          </w:rPr>
          <w:delText>通过接收短信验证码进行修改密码</w:delText>
        </w:r>
      </w:del>
    </w:p>
    <w:p>
      <w:pPr>
        <w:pStyle w:val="19"/>
        <w:spacing w:line="360" w:lineRule="auto"/>
        <w:ind w:left="0" w:firstLine="0" w:firstLineChars="0"/>
        <w:rPr>
          <w:rFonts w:hint="eastAsia" w:eastAsia="宋体"/>
          <w:color w:val="000000" w:themeColor="text1"/>
          <w:sz w:val="24"/>
          <w:lang w:eastAsia="zh-CN"/>
          <w14:textFill>
            <w14:solidFill>
              <w14:schemeClr w14:val="tx1"/>
            </w14:solidFill>
          </w14:textFill>
        </w:rPr>
        <w:pPrChange w:id="527" w:author="Maple [2]" w:date="2018-06-14T11:42:05Z">
          <w:pPr>
            <w:pStyle w:val="19"/>
            <w:spacing w:line="360" w:lineRule="auto"/>
            <w:ind w:left="1264" w:firstLine="1200" w:firstLineChars="500"/>
          </w:pPr>
        </w:pPrChange>
      </w:pPr>
    </w:p>
    <w:p>
      <w:pPr>
        <w:spacing w:line="360" w:lineRule="auto"/>
        <w:jc w:val="center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2411730" cy="391160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1603" cy="392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ins w:id="529" w:author="Maple [2]" w:date="2018-06-14T11:47:10Z"/>
          <w:rFonts w:hint="eastAsia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pPrChange w:id="528" w:author="Maple [2]" w:date="2018-06-14T11:42:10Z">
          <w:pPr>
            <w:spacing w:line="360" w:lineRule="auto"/>
            <w:jc w:val="center"/>
          </w:pPr>
        </w:pPrChange>
      </w:pPr>
      <w:ins w:id="530" w:author="Maple [2]" w:date="2018-06-14T11:42:11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 xml:space="preserve">       </w:t>
        </w:r>
      </w:ins>
      <w:ins w:id="531" w:author="Maple [2]" w:date="2018-06-14T11:42:12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 xml:space="preserve">    </w:t>
        </w:r>
      </w:ins>
    </w:p>
    <w:p>
      <w:pPr>
        <w:spacing w:line="360" w:lineRule="auto"/>
        <w:jc w:val="both"/>
        <w:rPr>
          <w:ins w:id="533" w:author="Maple [2]" w:date="2018-06-14T11:47:11Z"/>
          <w:rFonts w:hint="eastAsia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pPrChange w:id="532" w:author="Maple [2]" w:date="2018-06-14T11:42:10Z">
          <w:pPr>
            <w:spacing w:line="360" w:lineRule="auto"/>
            <w:jc w:val="center"/>
          </w:pPr>
        </w:pPrChange>
      </w:pPr>
    </w:p>
    <w:p>
      <w:pPr>
        <w:spacing w:line="360" w:lineRule="auto"/>
        <w:jc w:val="both"/>
        <w:rPr>
          <w:ins w:id="535" w:author="Maple [2]" w:date="2018-06-14T11:47:11Z"/>
          <w:rFonts w:hint="eastAsia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pPrChange w:id="534" w:author="Maple [2]" w:date="2018-06-14T11:42:10Z">
          <w:pPr>
            <w:spacing w:line="360" w:lineRule="auto"/>
            <w:jc w:val="center"/>
          </w:pPr>
        </w:pPrChange>
      </w:pPr>
    </w:p>
    <w:p>
      <w:pPr>
        <w:spacing w:line="360" w:lineRule="auto"/>
        <w:jc w:val="both"/>
        <w:rPr>
          <w:ins w:id="537" w:author="Maple [2]" w:date="2018-06-14T11:42:17Z"/>
          <w:rFonts w:hint="eastAsia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pPrChange w:id="536" w:author="Maple [2]" w:date="2018-06-14T11:42:10Z">
          <w:pPr>
            <w:spacing w:line="360" w:lineRule="auto"/>
            <w:jc w:val="center"/>
          </w:pPr>
        </w:pPrChange>
      </w:pPr>
      <w:ins w:id="538" w:author="Maple [2]" w:date="2018-06-14T11:42:13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用户</w:t>
        </w:r>
      </w:ins>
      <w:ins w:id="539" w:author="Maple [2]" w:date="2018-06-14T11:42:14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注册</w:t>
        </w:r>
      </w:ins>
      <w:ins w:id="540" w:author="Maple [2]" w:date="2018-06-14T11:42:15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流程</w:t>
        </w:r>
      </w:ins>
      <w:ins w:id="541" w:author="Maple [2]" w:date="2018-06-14T11:42:16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：</w:t>
        </w:r>
      </w:ins>
    </w:p>
    <w:p>
      <w:pPr>
        <w:spacing w:line="360" w:lineRule="auto"/>
        <w:jc w:val="both"/>
        <w:rPr>
          <w:rFonts w:hint="eastAsia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pPrChange w:id="542" w:author="Maple [2]" w:date="2018-06-14T11:42:10Z">
          <w:pPr>
            <w:spacing w:line="360" w:lineRule="auto"/>
            <w:jc w:val="center"/>
          </w:pPr>
        </w:pPrChange>
      </w:pPr>
      <w:ins w:id="543" w:author="Maple [2]" w:date="2018-06-14T11:42:26Z"/>
      <w:ins w:id="544" w:author="Maple [2]" w:date="2018-06-14T11:42:26Z"/>
      <w:ins w:id="545" w:author="Maple [2]" w:date="2018-06-14T11:42:26Z"/>
      <w:ins w:id="546" w:author="Maple [2]" w:date="2018-06-14T11:42:26Z">
        <w:r>
          <w:rPr/>
          <w:object>
            <v:shape id="_x0000_i1025" o:spt="75" type="#_x0000_t75" style="height:373.2pt;width:387pt;" o:ole="t" filled="f" o:preferrelative="t" stroked="f" coordsize="21600,21600">
              <v:path/>
              <v:fill on="f" alignshape="1" focussize="0,0"/>
              <v:stroke on="f"/>
              <v:imagedata r:id="rId14" grayscale="f" bilevel="f" o:title=""/>
              <o:lock v:ext="edit" aspectratio="t"/>
              <w10:wrap type="none"/>
              <w10:anchorlock/>
            </v:shape>
            <o:OLEObject Type="Embed" ProgID="Visio.Drawing.15" ShapeID="_x0000_i1025" DrawAspect="Content" ObjectID="_1468075725" r:id="rId13">
              <o:LockedField>false</o:LockedField>
            </o:OLEObject>
          </w:object>
        </w:r>
      </w:ins>
      <w:ins w:id="548" w:author="Maple [2]" w:date="2018-06-14T11:42:26Z"/>
    </w:p>
    <w:p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numPr>
          <w:ilvl w:val="1"/>
          <w:numId w:val="1"/>
        </w:numPr>
        <w:spacing w:line="360" w:lineRule="auto"/>
        <w:ind w:firstLine="403"/>
        <w:jc w:val="left"/>
        <w:outlineLvl w:val="1"/>
        <w:rPr>
          <w:ins w:id="549" w:author="Maple [2]" w:date="2018-06-14T14:01:04Z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ins w:id="550" w:author="Maple [2]" w:date="2018-06-14T11:42:49Z">
        <w:bookmarkStart w:id="61" w:name="_Toc15502"/>
        <w:bookmarkStart w:id="62" w:name="_Toc20583"/>
        <w:bookmarkStart w:id="63" w:name="_Toc4731"/>
        <w:bookmarkStart w:id="64" w:name="_Toc24878"/>
        <w:bookmarkStart w:id="65" w:name="_Toc515310741"/>
        <w:bookmarkStart w:id="66" w:name="_Toc2623"/>
        <w:bookmarkStart w:id="67" w:name="_Toc30612"/>
        <w:r>
          <w:rPr>
            <w:rFonts w:hint="eastAsia"/>
            <w:color w:val="000000" w:themeColor="text1"/>
            <w:sz w:val="24"/>
            <w:lang w:eastAsia="zh-CN"/>
            <w14:textFill>
              <w14:solidFill>
                <w14:schemeClr w14:val="tx1"/>
              </w14:solidFill>
            </w14:textFill>
          </w:rPr>
          <w:t>首页</w:t>
        </w:r>
        <w:bookmarkEnd w:id="61"/>
        <w:bookmarkEnd w:id="62"/>
        <w:bookmarkEnd w:id="63"/>
        <w:bookmarkEnd w:id="64"/>
      </w:ins>
    </w:p>
    <w:p>
      <w:pPr>
        <w:numPr>
          <w:ilvl w:val="-1"/>
          <w:numId w:val="0"/>
        </w:numPr>
        <w:spacing w:line="360" w:lineRule="auto"/>
        <w:ind w:left="403" w:firstLine="0"/>
        <w:jc w:val="left"/>
        <w:outlineLvl w:val="9"/>
        <w:rPr>
          <w:ins w:id="552" w:author="Maple [2]" w:date="2018-06-14T11:43:00Z"/>
          <w:rFonts w:hint="eastAsia" w:eastAsia="宋体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pPrChange w:id="551" w:author="Maple [2]" w:date="2018-06-14T14:02:01Z">
          <w:pPr>
            <w:numPr>
              <w:ilvl w:val="1"/>
              <w:numId w:val="1"/>
            </w:numPr>
            <w:spacing w:line="360" w:lineRule="auto"/>
            <w:ind w:firstLine="403"/>
            <w:jc w:val="left"/>
            <w:outlineLvl w:val="1"/>
          </w:pPr>
        </w:pPrChange>
      </w:pPr>
      <w:ins w:id="553" w:author="Maple [2]" w:date="2018-06-14T14:01:07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 xml:space="preserve"> </w:t>
        </w:r>
      </w:ins>
      <w:ins w:id="554" w:author="Maple [2]" w:date="2018-06-14T14:01:08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 xml:space="preserve">  </w:t>
        </w:r>
      </w:ins>
      <w:ins w:id="555" w:author="Maple [2]" w:date="2018-06-14T14:01:20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显示</w:t>
        </w:r>
      </w:ins>
      <w:ins w:id="556" w:author="Maple [2]" w:date="2018-06-14T14:01:22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当月</w:t>
        </w:r>
      </w:ins>
      <w:ins w:id="557" w:author="Maple [2]" w:date="2018-06-14T14:01:25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电耗、</w:t>
        </w:r>
      </w:ins>
      <w:ins w:id="558" w:author="Maple [2]" w:date="2018-06-14T14:01:28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当年</w:t>
        </w:r>
      </w:ins>
      <w:ins w:id="559" w:author="Maple [2]" w:date="2018-06-14T14:01:30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电耗</w:t>
        </w:r>
      </w:ins>
      <w:ins w:id="560" w:author="Maple [2]" w:date="2018-06-14T14:01:43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、</w:t>
        </w:r>
      </w:ins>
      <w:ins w:id="561" w:author="Maple [2]" w:date="2018-06-14T14:01:47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K</w:t>
        </w:r>
      </w:ins>
      <w:ins w:id="562" w:author="Maple [2]" w:date="2018-06-14T14:01:48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PI</w:t>
        </w:r>
      </w:ins>
      <w:ins w:id="563" w:author="Maple [2]" w:date="2018-06-14T14:01:31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等</w:t>
        </w:r>
      </w:ins>
      <w:ins w:id="564" w:author="Maple [2]" w:date="2018-06-14T14:01:32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用户</w:t>
        </w:r>
      </w:ins>
      <w:ins w:id="565" w:author="Maple [2]" w:date="2018-06-14T14:01:34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最关心</w:t>
        </w:r>
      </w:ins>
      <w:ins w:id="566" w:author="Maple [2]" w:date="2018-06-14T14:01:35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的信息</w:t>
        </w:r>
      </w:ins>
      <w:ins w:id="567" w:author="Maple [2]" w:date="2018-06-14T14:01:36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。</w:t>
        </w:r>
      </w:ins>
    </w:p>
    <w:p>
      <w:pPr>
        <w:numPr>
          <w:ilvl w:val="-1"/>
          <w:numId w:val="0"/>
        </w:numPr>
        <w:spacing w:line="360" w:lineRule="auto"/>
        <w:ind w:left="403" w:firstLine="0"/>
        <w:jc w:val="center"/>
        <w:outlineLvl w:val="9"/>
        <w:rPr>
          <w:ins w:id="569" w:author="Maple [2]" w:date="2018-06-14T11:42:47Z"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pPrChange w:id="568" w:author="Maple [2]" w:date="2018-06-14T11:44:51Z">
          <w:pPr>
            <w:numPr>
              <w:ilvl w:val="1"/>
              <w:numId w:val="1"/>
            </w:numPr>
            <w:spacing w:line="360" w:lineRule="auto"/>
            <w:ind w:firstLine="403"/>
            <w:jc w:val="left"/>
            <w:outlineLvl w:val="1"/>
          </w:pPr>
        </w:pPrChange>
      </w:pPr>
      <w:ins w:id="570" w:author="Maple [2]" w:date="2018-06-14T11:44:14Z">
        <w:r>
          <w:rPr>
            <w:color w:val="000000" w:themeColor="text1"/>
            <w:sz w:val="24"/>
            <w14:textFill>
              <w14:solidFill>
                <w14:schemeClr w14:val="tx1"/>
              </w14:solidFill>
            </w14:textFill>
          </w:rPr>
          <w:drawing>
            <wp:inline distT="0" distB="0" distL="114300" distR="114300">
              <wp:extent cx="2838450" cy="3965575"/>
              <wp:effectExtent l="0" t="0" r="0" b="15875"/>
              <wp:docPr id="12" name="图片 12" descr="首页设计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" name="图片 12" descr="首页设计"/>
                      <pic:cNvPicPr>
                        <a:picLocks noChangeAspect="1"/>
                      </pic:cNvPicPr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38450" cy="39655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>
      <w:pPr>
        <w:numPr>
          <w:ilvl w:val="1"/>
          <w:numId w:val="1"/>
        </w:numPr>
        <w:spacing w:line="360" w:lineRule="auto"/>
        <w:ind w:firstLine="403"/>
        <w:jc w:val="left"/>
        <w:outlineLvl w:val="1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ins w:id="572" w:author="Maple [2]" w:date="2018-06-14T11:42:55Z">
        <w:bookmarkStart w:id="68" w:name="_Toc14288"/>
        <w:bookmarkStart w:id="69" w:name="_Toc32399"/>
        <w:bookmarkStart w:id="70" w:name="_Toc7226"/>
        <w:bookmarkStart w:id="71" w:name="_Toc11040"/>
        <w:r>
          <w:rPr>
            <w:rFonts w:hint="eastAsia"/>
            <w:color w:val="000000" w:themeColor="text1"/>
            <w:sz w:val="24"/>
            <w:lang w:eastAsia="zh-CN"/>
            <w14:textFill>
              <w14:solidFill>
                <w14:schemeClr w14:val="tx1"/>
              </w14:solidFill>
            </w14:textFill>
          </w:rPr>
          <w:t>报表</w:t>
        </w:r>
      </w:ins>
      <w:del w:id="573" w:author="Maple [2]" w:date="2018-06-14T11:42:53Z">
        <w:r>
          <w:rPr>
            <w:rFonts w:hint="eastAsia"/>
            <w:color w:val="000000" w:themeColor="text1"/>
            <w:sz w:val="24"/>
            <w14:textFill>
              <w14:solidFill>
                <w14:schemeClr w14:val="tx1"/>
              </w14:solidFill>
            </w14:textFill>
          </w:rPr>
          <w:delText>功能列表</w:delText>
        </w:r>
        <w:bookmarkEnd w:id="65"/>
        <w:bookmarkEnd w:id="66"/>
        <w:bookmarkEnd w:id="67"/>
        <w:bookmarkEnd w:id="68"/>
        <w:bookmarkEnd w:id="69"/>
        <w:bookmarkEnd w:id="70"/>
        <w:bookmarkEnd w:id="71"/>
      </w:del>
    </w:p>
    <w:p>
      <w:pPr>
        <w:jc w:val="center"/>
        <w:rPr>
          <w:del w:id="574" w:author="Maple [2]" w:date="2018-06-14T11:46:09Z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del w:id="575" w:author="Maple [2]" w:date="2018-06-14T11:45:46Z">
        <w:r>
          <w:rPr/>
          <w:drawing>
            <wp:inline distT="0" distB="0" distL="0" distR="0">
              <wp:extent cx="2484755" cy="4427855"/>
              <wp:effectExtent l="0" t="0" r="0" b="0"/>
              <wp:docPr id="20" name="图片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" name="图片 20"/>
                      <pic:cNvPicPr>
                        <a:picLocks noChangeAspect="1"/>
                      </pic:cNvPicPr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92076" cy="444100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>
      <w:pPr>
        <w:spacing w:line="240" w:lineRule="auto"/>
        <w:ind w:left="0" w:firstLine="0"/>
        <w:jc w:val="center"/>
        <w:outlineLvl w:val="9"/>
        <w:rPr>
          <w:ins w:id="578" w:author="67539" w:date="2018-06-12T21:59:00Z"/>
          <w:del w:id="579" w:author="Maple [2]" w:date="2018-06-14T11:43:22Z"/>
          <w:color w:val="000000" w:themeColor="text1"/>
          <w:sz w:val="24"/>
          <w14:textFill>
            <w14:solidFill>
              <w14:schemeClr w14:val="tx1"/>
            </w14:solidFill>
          </w14:textFill>
        </w:rPr>
        <w:pPrChange w:id="577" w:author="Maple [2]" w:date="2018-06-14T11:46:09Z">
          <w:pPr>
            <w:spacing w:line="360" w:lineRule="auto"/>
            <w:ind w:left="420" w:firstLine="420"/>
            <w:jc w:val="left"/>
            <w:outlineLvl w:val="2"/>
          </w:pPr>
        </w:pPrChange>
      </w:pPr>
      <w:del w:id="580" w:author="Maple [2]" w:date="2018-06-14T11:43:22Z">
        <w:bookmarkStart w:id="72" w:name="_Toc515310742"/>
        <w:bookmarkStart w:id="73" w:name="_Toc21080"/>
        <w:bookmarkStart w:id="74" w:name="_Toc10336"/>
        <w:r>
          <w:rPr>
            <w:rFonts w:hint="eastAsia"/>
            <w:color w:val="000000" w:themeColor="text1"/>
            <w:sz w:val="24"/>
            <w14:textFill>
              <w14:solidFill>
                <w14:schemeClr w14:val="tx1"/>
              </w14:solidFill>
            </w14:textFill>
          </w:rPr>
          <w:delText>2.1</w:delText>
        </w:r>
      </w:del>
      <w:del w:id="581" w:author="Maple [2]" w:date="2018-06-14T11:43:22Z">
        <w:r>
          <w:rPr>
            <w:color w:val="000000" w:themeColor="text1"/>
            <w:sz w:val="24"/>
            <w14:textFill>
              <w14:solidFill>
                <w14:schemeClr w14:val="tx1"/>
              </w14:solidFill>
            </w14:textFill>
          </w:rPr>
          <w:delText xml:space="preserve"> </w:delText>
        </w:r>
      </w:del>
      <w:del w:id="582" w:author="Maple [2]" w:date="2018-06-14T11:43:22Z">
        <w:r>
          <w:rPr>
            <w:rFonts w:hint="eastAsia"/>
            <w:color w:val="000000" w:themeColor="text1"/>
            <w:sz w:val="24"/>
            <w14:textFill>
              <w14:solidFill>
                <w14:schemeClr w14:val="tx1"/>
              </w14:solidFill>
            </w14:textFill>
          </w:rPr>
          <w:delText>日报数据</w:delText>
        </w:r>
        <w:bookmarkEnd w:id="72"/>
      </w:del>
      <w:ins w:id="583" w:author="67539" w:date="2018-06-12T21:59:00Z">
        <w:del w:id="584" w:author="Maple [2]" w:date="2018-06-14T11:43:22Z">
          <w:r>
            <w:rPr>
              <w:rFonts w:hint="eastAsia"/>
              <w:color w:val="000000" w:themeColor="text1"/>
              <w:sz w:val="24"/>
              <w14:textFill>
                <w14:solidFill>
                  <w14:schemeClr w14:val="tx1"/>
                </w14:solidFill>
              </w14:textFill>
            </w:rPr>
            <w:delText>首页</w:delText>
          </w:r>
          <w:bookmarkEnd w:id="73"/>
          <w:bookmarkEnd w:id="74"/>
        </w:del>
      </w:ins>
    </w:p>
    <w:p>
      <w:pPr>
        <w:spacing w:line="240" w:lineRule="auto"/>
        <w:ind w:left="0" w:firstLine="0"/>
        <w:jc w:val="center"/>
        <w:outlineLvl w:val="9"/>
        <w:rPr>
          <w:ins w:id="586" w:author="67539" w:date="2018-06-12T21:59:00Z"/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pPrChange w:id="585" w:author="Maple [2]" w:date="2018-06-14T11:46:09Z">
          <w:pPr>
            <w:spacing w:line="360" w:lineRule="auto"/>
            <w:ind w:left="420" w:firstLine="420"/>
            <w:jc w:val="left"/>
            <w:outlineLvl w:val="2"/>
          </w:pPr>
        </w:pPrChange>
      </w:pPr>
      <w:ins w:id="587" w:author="67539" w:date="2018-06-12T22:00:00Z">
        <w:del w:id="588" w:author="Maple [2]" w:date="2018-06-13T16:20:54Z">
          <w:bookmarkStart w:id="75" w:name="_Toc31408"/>
          <w:r>
            <w:rPr>
              <w:color w:val="000000" w:themeColor="text1"/>
              <w:sz w:val="24"/>
              <w14:textFill>
                <w14:solidFill>
                  <w14:schemeClr w14:val="tx1"/>
                </w14:solidFill>
              </w14:textFill>
            </w:rPr>
            <w:drawing>
              <wp:inline distT="0" distB="0" distL="0" distR="0">
                <wp:extent cx="4692015" cy="8341360"/>
                <wp:effectExtent l="0" t="0" r="0" b="2540"/>
                <wp:docPr id="8" name="图片 8" descr="C:\Users\67539\Desktop\首页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图片 8" descr="C:\Users\67539\Desktop\首页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95536" cy="83476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bookmarkEnd w:id="75"/>
        </w:del>
      </w:ins>
    </w:p>
    <w:p>
      <w:pPr>
        <w:spacing w:line="360" w:lineRule="auto"/>
        <w:ind w:left="420" w:firstLine="420"/>
        <w:jc w:val="left"/>
        <w:outlineLvl w:val="2"/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ins w:id="591" w:author="67539" w:date="2018-06-12T21:59:00Z">
        <w:del w:id="592" w:author="Maple [2]" w:date="2018-06-14T11:45:53Z">
          <w:bookmarkStart w:id="76" w:name="_Toc4658"/>
          <w:bookmarkStart w:id="77" w:name="_Toc15340"/>
          <w:bookmarkStart w:id="78" w:name="_Toc27911"/>
          <w:bookmarkStart w:id="79" w:name="_Toc18186"/>
          <w:bookmarkStart w:id="80" w:name="_Toc21757"/>
          <w:bookmarkStart w:id="81" w:name="_Toc20844"/>
          <w:r>
            <w:rPr>
              <w:color w:val="000000" w:themeColor="text1"/>
              <w:sz w:val="24"/>
              <w:lang w:val="en-US"/>
              <w14:textFill>
                <w14:solidFill>
                  <w14:schemeClr w14:val="tx1"/>
                </w14:solidFill>
              </w14:textFill>
            </w:rPr>
            <w:delText>2</w:delText>
          </w:r>
        </w:del>
      </w:ins>
      <w:ins w:id="593" w:author="Maple [2]" w:date="2018-06-14T11:45:53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3</w:t>
        </w:r>
      </w:ins>
      <w:ins w:id="594" w:author="67539" w:date="2018-06-12T21:59:00Z">
        <w:r>
          <w:rPr>
            <w:color w:val="000000" w:themeColor="text1"/>
            <w:sz w:val="24"/>
            <w14:textFill>
              <w14:solidFill>
                <w14:schemeClr w14:val="tx1"/>
              </w14:solidFill>
            </w14:textFill>
          </w:rPr>
          <w:t>.</w:t>
        </w:r>
      </w:ins>
      <w:ins w:id="595" w:author="67539" w:date="2018-06-12T21:59:00Z">
        <w:del w:id="596" w:author="Maple [2]" w:date="2018-06-14T11:44:41Z">
          <w:r>
            <w:rPr>
              <w:color w:val="000000" w:themeColor="text1"/>
              <w:sz w:val="24"/>
              <w:lang w:val="en-US"/>
              <w14:textFill>
                <w14:solidFill>
                  <w14:schemeClr w14:val="tx1"/>
                </w14:solidFill>
              </w14:textFill>
            </w:rPr>
            <w:delText>2</w:delText>
          </w:r>
        </w:del>
      </w:ins>
      <w:ins w:id="597" w:author="Maple [2]" w:date="2018-06-14T11:44:41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1</w:t>
        </w:r>
      </w:ins>
      <w:ins w:id="598" w:author="67539" w:date="2018-06-12T21:59:00Z">
        <w:r>
          <w:rPr>
            <w:color w:val="000000" w:themeColor="text1"/>
            <w:sz w:val="24"/>
            <w14:textFill>
              <w14:solidFill>
                <w14:schemeClr w14:val="tx1"/>
              </w14:solidFill>
            </w14:textFill>
          </w:rPr>
          <w:t xml:space="preserve"> 日报数据</w:t>
        </w:r>
        <w:bookmarkEnd w:id="76"/>
        <w:bookmarkEnd w:id="77"/>
        <w:bookmarkEnd w:id="78"/>
        <w:bookmarkEnd w:id="79"/>
        <w:bookmarkEnd w:id="80"/>
        <w:bookmarkEnd w:id="81"/>
      </w:ins>
    </w:p>
    <w:p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展示企业日能耗数据报表</w:t>
      </w:r>
    </w:p>
    <w:p>
      <w:pPr>
        <w:ind w:firstLine="2940" w:firstLineChars="1400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pPrChange w:id="599" w:author="Maple [2]" w:date="2018-06-14T12:17:07Z">
          <w:pPr>
            <w:ind w:firstLine="2940" w:firstLineChars="1400"/>
          </w:pPr>
        </w:pPrChange>
      </w:pPr>
      <w:del w:id="600" w:author="Maple [2]" w:date="2018-06-14T11:24:32Z">
        <w:commentRangeStart w:id="1"/>
        <w:r>
          <w:rPr/>
          <w:drawing>
            <wp:inline distT="0" distB="0" distL="0" distR="0">
              <wp:extent cx="2667000" cy="4097655"/>
              <wp:effectExtent l="0" t="0" r="0" b="0"/>
              <wp:docPr id="29" name="图片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9" name="图片 29"/>
                      <pic:cNvPicPr>
                        <a:picLocks noChangeAspect="1"/>
                      </pic:cNvPicPr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82083" cy="412104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commentRangeEnd w:id="1"/>
      </w:del>
      <w:r>
        <w:rPr>
          <w:rStyle w:val="13"/>
        </w:rPr>
        <w:commentReference w:id="1"/>
      </w:r>
      <w:ins w:id="602" w:author="Maple [2]" w:date="2018-06-14T12:17:09Z">
        <w:r>
          <w:rPr/>
          <w:drawing>
            <wp:inline distT="0" distB="0" distL="114300" distR="114300">
              <wp:extent cx="4743450" cy="4450715"/>
              <wp:effectExtent l="0" t="0" r="0" b="6985"/>
              <wp:docPr id="14" name="图片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" name="图片 3"/>
                      <pic:cNvPicPr>
                        <a:picLocks noChangeAspect="1"/>
                      </pic:cNvPicPr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43450" cy="4450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ind w:left="420" w:firstLine="420"/>
        <w:jc w:val="left"/>
        <w:outlineLvl w:val="2"/>
        <w:rPr>
          <w:ins w:id="605" w:author="Maple [2]" w:date="2018-06-13T11:45:03Z"/>
          <w:color w:val="000000" w:themeColor="text1"/>
          <w:sz w:val="24"/>
          <w14:textFill>
            <w14:solidFill>
              <w14:schemeClr w14:val="tx1"/>
            </w14:solidFill>
          </w14:textFill>
        </w:rPr>
        <w:pPrChange w:id="604" w:author="67539" w:date="2018-06-12T22:04:00Z">
          <w:pPr>
            <w:jc w:val="center"/>
          </w:pPr>
        </w:pPrChange>
      </w:pPr>
      <w:ins w:id="606" w:author="67539" w:date="2018-06-12T22:04:00Z">
        <w:bookmarkStart w:id="82" w:name="_Toc8891"/>
        <w:bookmarkStart w:id="83" w:name="_Toc27691"/>
        <w:bookmarkStart w:id="84" w:name="_Toc19227"/>
        <w:bookmarkStart w:id="85" w:name="_Toc4852"/>
        <w:bookmarkStart w:id="86" w:name="_Toc31840"/>
        <w:bookmarkStart w:id="87" w:name="_Toc15700"/>
        <w:r>
          <w:rPr>
            <w:color w:val="000000" w:themeColor="text1"/>
            <w:sz w:val="24"/>
            <w14:textFill>
              <w14:solidFill>
                <w14:schemeClr w14:val="tx1"/>
              </w14:solidFill>
            </w14:textFill>
          </w:rPr>
          <w:t>2.</w:t>
        </w:r>
      </w:ins>
      <w:ins w:id="607" w:author="67539" w:date="2018-06-12T22:04:00Z">
        <w:del w:id="608" w:author="Maple [2]" w:date="2018-06-14T11:44:37Z">
          <w:r>
            <w:rPr>
              <w:color w:val="000000" w:themeColor="text1"/>
              <w:sz w:val="24"/>
              <w:lang w:val="en-US"/>
              <w14:textFill>
                <w14:solidFill>
                  <w14:schemeClr w14:val="tx1"/>
                </w14:solidFill>
              </w14:textFill>
            </w:rPr>
            <w:delText>3</w:delText>
          </w:r>
        </w:del>
      </w:ins>
      <w:ins w:id="609" w:author="Maple [2]" w:date="2018-06-14T11:44:37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2</w:t>
        </w:r>
      </w:ins>
      <w:ins w:id="610" w:author="67539" w:date="2018-06-12T22:04:00Z">
        <w:r>
          <w:rPr>
            <w:color w:val="000000" w:themeColor="text1"/>
            <w:sz w:val="24"/>
            <w14:textFill>
              <w14:solidFill>
                <w14:schemeClr w14:val="tx1"/>
              </w14:solidFill>
            </w14:textFill>
          </w:rPr>
          <w:t xml:space="preserve"> </w:t>
        </w:r>
      </w:ins>
      <w:ins w:id="611" w:author="67539" w:date="2018-06-12T22:03:00Z">
        <w:r>
          <w:rPr>
            <w:rFonts w:hint="eastAsia"/>
            <w:color w:val="000000" w:themeColor="text1"/>
            <w:sz w:val="24"/>
            <w14:textFill>
              <w14:solidFill>
                <w14:schemeClr w14:val="tx1"/>
              </w14:solidFill>
            </w14:textFill>
          </w:rPr>
          <w:t>K</w:t>
        </w:r>
      </w:ins>
      <w:ins w:id="612" w:author="67539" w:date="2018-06-12T22:03:00Z">
        <w:r>
          <w:rPr>
            <w:color w:val="000000" w:themeColor="text1"/>
            <w:sz w:val="24"/>
            <w14:textFill>
              <w14:solidFill>
                <w14:schemeClr w14:val="tx1"/>
              </w14:solidFill>
            </w14:textFill>
          </w:rPr>
          <w:t>PI</w:t>
        </w:r>
        <w:bookmarkEnd w:id="82"/>
        <w:bookmarkEnd w:id="83"/>
        <w:bookmarkEnd w:id="84"/>
        <w:bookmarkEnd w:id="85"/>
        <w:bookmarkEnd w:id="86"/>
        <w:bookmarkEnd w:id="87"/>
      </w:ins>
    </w:p>
    <w:p>
      <w:pPr>
        <w:spacing w:line="360" w:lineRule="auto"/>
        <w:ind w:left="420" w:firstLine="420"/>
        <w:jc w:val="left"/>
        <w:outlineLvl w:val="9"/>
        <w:rPr>
          <w:ins w:id="614" w:author="Maple [2]" w:date="2018-06-13T11:44:59Z"/>
          <w:rFonts w:hint="eastAsia" w:eastAsia="宋体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pPrChange w:id="613" w:author="Maple [2]" w:date="2018-06-14T11:31:07Z">
          <w:pPr>
            <w:jc w:val="center"/>
          </w:pPr>
        </w:pPrChange>
      </w:pPr>
      <w:ins w:id="615" w:author="Maple [2]" w:date="2018-06-13T11:45:04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 xml:space="preserve">   </w:t>
        </w:r>
      </w:ins>
      <w:ins w:id="616" w:author="Maple [2]" w:date="2018-06-13T11:45:05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 xml:space="preserve"> </w:t>
        </w:r>
      </w:ins>
      <w:ins w:id="617" w:author="Maple [2]" w:date="2018-06-13T11:45:09Z">
        <w:bookmarkStart w:id="88" w:name="_Toc4575"/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以</w:t>
        </w:r>
      </w:ins>
      <w:ins w:id="618" w:author="Maple [2]" w:date="2018-06-13T11:45:10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列表的</w:t>
        </w:r>
      </w:ins>
      <w:ins w:id="619" w:author="Maple [2]" w:date="2018-06-13T11:45:11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形式</w:t>
        </w:r>
      </w:ins>
      <w:ins w:id="620" w:author="Maple [2]" w:date="2018-06-13T11:45:12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展示</w:t>
        </w:r>
      </w:ins>
      <w:ins w:id="621" w:author="Maple [2]" w:date="2018-06-13T11:45:18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各指标</w:t>
        </w:r>
      </w:ins>
      <w:ins w:id="622" w:author="Maple [2]" w:date="2018-06-13T11:45:19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的KP</w:t>
        </w:r>
      </w:ins>
      <w:ins w:id="623" w:author="Maple [2]" w:date="2018-06-13T11:45:20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I</w:t>
        </w:r>
        <w:bookmarkEnd w:id="88"/>
      </w:ins>
    </w:p>
    <w:p>
      <w:pPr>
        <w:spacing w:line="360" w:lineRule="auto"/>
        <w:ind w:left="420" w:firstLine="420"/>
        <w:jc w:val="left"/>
        <w:outlineLvl w:val="9"/>
        <w:rPr>
          <w:ins w:id="625" w:author="67539" w:date="2018-06-12T22:04:00Z"/>
          <w:color w:val="000000" w:themeColor="text1"/>
          <w:sz w:val="24"/>
          <w14:textFill>
            <w14:solidFill>
              <w14:schemeClr w14:val="tx1"/>
            </w14:solidFill>
          </w14:textFill>
        </w:rPr>
        <w:pPrChange w:id="624" w:author="Maple [2]" w:date="2018-06-14T11:31:10Z">
          <w:pPr>
            <w:jc w:val="center"/>
          </w:pPr>
        </w:pPrChange>
      </w:pPr>
      <w:ins w:id="626" w:author="Maple [2]" w:date="2018-06-13T11:45:00Z">
        <w:bookmarkStart w:id="89" w:name="_Toc12394"/>
        <w:r>
          <w:rPr/>
          <w:drawing>
            <wp:inline distT="0" distB="0" distL="114300" distR="114300">
              <wp:extent cx="5451475" cy="2875915"/>
              <wp:effectExtent l="0" t="0" r="15875" b="635"/>
              <wp:docPr id="10" name="图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图片 1"/>
                      <pic:cNvPicPr>
                        <a:picLocks noChangeAspect="1"/>
                      </pic:cNvPicPr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51475" cy="28759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pic:spPr>
                  </pic:pic>
                </a:graphicData>
              </a:graphic>
            </wp:inline>
          </w:drawing>
        </w:r>
        <w:bookmarkEnd w:id="89"/>
      </w:ins>
    </w:p>
    <w:p>
      <w:pPr>
        <w:spacing w:line="360" w:lineRule="auto"/>
        <w:ind w:left="420" w:firstLine="420"/>
        <w:jc w:val="left"/>
        <w:outlineLvl w:val="9"/>
        <w:rPr>
          <w:ins w:id="629" w:author="Maple [2]" w:date="2018-06-14T11:46:39Z"/>
          <w:color w:val="000000" w:themeColor="text1"/>
          <w:sz w:val="24"/>
          <w14:textFill>
            <w14:solidFill>
              <w14:schemeClr w14:val="tx1"/>
            </w14:solidFill>
          </w14:textFill>
        </w:rPr>
        <w:pPrChange w:id="628" w:author="Maple [2]" w:date="2018-06-14T11:46:49Z">
          <w:pPr>
            <w:jc w:val="center"/>
          </w:pPr>
        </w:pPrChange>
      </w:pPr>
      <w:bookmarkStart w:id="90" w:name="_Toc26198"/>
      <w:bookmarkStart w:id="91" w:name="_Toc17592"/>
      <w:bookmarkStart w:id="92" w:name="_Toc8101"/>
    </w:p>
    <w:p>
      <w:pPr>
        <w:spacing w:line="360" w:lineRule="auto"/>
        <w:ind w:left="420" w:firstLine="420"/>
        <w:jc w:val="left"/>
        <w:outlineLvl w:val="2"/>
        <w:rPr>
          <w:ins w:id="631" w:author="Maple [2]" w:date="2018-06-14T09:11:49Z"/>
          <w:color w:val="000000" w:themeColor="text1"/>
          <w:sz w:val="24"/>
          <w14:textFill>
            <w14:solidFill>
              <w14:schemeClr w14:val="tx1"/>
            </w14:solidFill>
          </w14:textFill>
        </w:rPr>
        <w:pPrChange w:id="630" w:author="67539" w:date="2018-06-12T22:04:00Z">
          <w:pPr>
            <w:jc w:val="center"/>
          </w:pPr>
        </w:pPrChange>
      </w:pPr>
      <w:ins w:id="632" w:author="67539" w:date="2018-06-12T22:04:00Z">
        <w:bookmarkStart w:id="93" w:name="_Toc9367"/>
        <w:bookmarkStart w:id="94" w:name="_Toc22050"/>
        <w:bookmarkStart w:id="95" w:name="_Toc23461"/>
        <w:r>
          <w:rPr>
            <w:color w:val="000000" w:themeColor="text1"/>
            <w:sz w:val="24"/>
            <w14:textFill>
              <w14:solidFill>
                <w14:schemeClr w14:val="tx1"/>
              </w14:solidFill>
            </w14:textFill>
          </w:rPr>
          <w:t>2.</w:t>
        </w:r>
      </w:ins>
      <w:ins w:id="633" w:author="67539" w:date="2018-06-12T22:04:00Z">
        <w:del w:id="634" w:author="Maple [2]" w:date="2018-06-14T11:44:33Z">
          <w:r>
            <w:rPr>
              <w:color w:val="000000" w:themeColor="text1"/>
              <w:sz w:val="24"/>
              <w:lang w:val="en-US"/>
              <w14:textFill>
                <w14:solidFill>
                  <w14:schemeClr w14:val="tx1"/>
                </w14:solidFill>
              </w14:textFill>
            </w:rPr>
            <w:delText>4</w:delText>
          </w:r>
        </w:del>
      </w:ins>
      <w:ins w:id="635" w:author="Maple [2]" w:date="2018-06-14T11:44:33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3</w:t>
        </w:r>
      </w:ins>
      <w:ins w:id="636" w:author="67539" w:date="2018-06-12T22:04:00Z">
        <w:r>
          <w:rPr>
            <w:color w:val="000000" w:themeColor="text1"/>
            <w:sz w:val="24"/>
            <w14:textFill>
              <w14:solidFill>
                <w14:schemeClr w14:val="tx1"/>
              </w14:solidFill>
            </w14:textFill>
          </w:rPr>
          <w:t xml:space="preserve"> 能源环比</w:t>
        </w:r>
      </w:ins>
      <w:ins w:id="637" w:author="67539" w:date="2018-06-12T22:04:00Z">
        <w:r>
          <w:rPr>
            <w:rFonts w:hint="eastAsia"/>
            <w:color w:val="000000" w:themeColor="text1"/>
            <w:sz w:val="24"/>
            <w14:textFill>
              <w14:solidFill>
                <w14:schemeClr w14:val="tx1"/>
              </w14:solidFill>
            </w14:textFill>
          </w:rPr>
          <w:t>、</w:t>
        </w:r>
      </w:ins>
      <w:ins w:id="638" w:author="67539" w:date="2018-06-12T22:04:00Z">
        <w:r>
          <w:rPr>
            <w:color w:val="000000" w:themeColor="text1"/>
            <w:sz w:val="24"/>
            <w14:textFill>
              <w14:solidFill>
                <w14:schemeClr w14:val="tx1"/>
              </w14:solidFill>
            </w14:textFill>
          </w:rPr>
          <w:t>同比</w:t>
        </w:r>
        <w:bookmarkEnd w:id="90"/>
        <w:bookmarkEnd w:id="91"/>
        <w:bookmarkEnd w:id="92"/>
        <w:bookmarkEnd w:id="93"/>
        <w:bookmarkEnd w:id="94"/>
        <w:bookmarkEnd w:id="95"/>
      </w:ins>
    </w:p>
    <w:p>
      <w:pPr>
        <w:spacing w:line="360" w:lineRule="auto"/>
        <w:ind w:left="420" w:firstLine="420"/>
        <w:jc w:val="left"/>
        <w:outlineLvl w:val="9"/>
        <w:rPr>
          <w:ins w:id="640" w:author="Maple [2]" w:date="2018-06-14T09:11:43Z"/>
          <w:rFonts w:hint="eastAsia" w:eastAsia="宋体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pPrChange w:id="639" w:author="Maple [2]" w:date="2018-06-14T11:31:13Z">
          <w:pPr>
            <w:jc w:val="center"/>
          </w:pPr>
        </w:pPrChange>
      </w:pPr>
      <w:ins w:id="641" w:author="Maple [2]" w:date="2018-06-14T09:11:54Z">
        <w:bookmarkStart w:id="96" w:name="_Toc20381"/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用柱状图的</w:t>
        </w:r>
      </w:ins>
      <w:ins w:id="642" w:author="Maple [2]" w:date="2018-06-14T09:11:56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方式</w:t>
        </w:r>
      </w:ins>
      <w:ins w:id="643" w:author="Maple [2]" w:date="2018-06-14T09:11:59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对</w:t>
        </w:r>
      </w:ins>
      <w:ins w:id="644" w:author="Maple [2]" w:date="2018-06-14T09:12:00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能源的</w:t>
        </w:r>
      </w:ins>
      <w:ins w:id="645" w:author="Maple [2]" w:date="2018-06-14T09:12:02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环比、</w:t>
        </w:r>
      </w:ins>
      <w:ins w:id="646" w:author="Maple [2]" w:date="2018-06-14T09:12:03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同比</w:t>
        </w:r>
      </w:ins>
      <w:ins w:id="647" w:author="Maple [2]" w:date="2018-06-14T09:12:04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进行展示</w:t>
        </w:r>
      </w:ins>
      <w:ins w:id="648" w:author="Maple [2]" w:date="2018-06-14T09:12:05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。</w:t>
        </w:r>
        <w:bookmarkEnd w:id="96"/>
      </w:ins>
    </w:p>
    <w:p>
      <w:pPr>
        <w:spacing w:line="360" w:lineRule="auto"/>
        <w:ind w:left="420" w:firstLine="420"/>
        <w:jc w:val="left"/>
        <w:outlineLvl w:val="9"/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pPrChange w:id="649" w:author="Maple [2]" w:date="2018-06-14T11:31:15Z">
          <w:pPr>
            <w:jc w:val="center"/>
          </w:pPr>
        </w:pPrChange>
      </w:pPr>
      <w:ins w:id="650" w:author="Maple [2]" w:date="2018-06-14T12:13:58Z">
        <w:r>
          <w:rPr/>
          <w:drawing>
            <wp:inline distT="0" distB="0" distL="114300" distR="114300">
              <wp:extent cx="5676265" cy="3590290"/>
              <wp:effectExtent l="0" t="0" r="635" b="10160"/>
              <wp:docPr id="13" name="图片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" name="图片 2"/>
                      <pic:cNvPicPr>
                        <a:picLocks noChangeAspect="1"/>
                      </pic:cNvPicPr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76265" cy="359029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numPr>
          <w:ilvl w:val="1"/>
          <w:numId w:val="1"/>
        </w:numPr>
        <w:spacing w:line="360" w:lineRule="auto"/>
        <w:ind w:firstLine="403"/>
        <w:jc w:val="left"/>
        <w:outlineLvl w:val="1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bookmarkStart w:id="97" w:name="_Toc515310743"/>
      <w:bookmarkStart w:id="98" w:name="_Toc9591"/>
      <w:bookmarkStart w:id="99" w:name="_Toc16737"/>
      <w:bookmarkStart w:id="100" w:name="_Toc24042"/>
      <w:bookmarkStart w:id="101" w:name="_Toc7997"/>
      <w:bookmarkStart w:id="102" w:name="_Toc19021"/>
      <w:bookmarkStart w:id="103" w:name="_Toc8006"/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消息</w:t>
      </w:r>
      <w:bookmarkEnd w:id="97"/>
      <w:bookmarkEnd w:id="98"/>
      <w:bookmarkEnd w:id="99"/>
      <w:bookmarkEnd w:id="100"/>
      <w:bookmarkEnd w:id="101"/>
      <w:bookmarkEnd w:id="102"/>
      <w:bookmarkEnd w:id="103"/>
    </w:p>
    <w:p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接收后台系统推送的报警，展示报警详细信息。</w:t>
      </w:r>
    </w:p>
    <w:p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</w:t>
      </w:r>
      <w:r>
        <w:drawing>
          <wp:inline distT="0" distB="0" distL="0" distR="0">
            <wp:extent cx="2682240" cy="3708400"/>
            <wp:effectExtent l="0" t="0" r="381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7939" cy="371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spacing w:line="360" w:lineRule="auto"/>
        <w:ind w:firstLine="403"/>
        <w:jc w:val="left"/>
        <w:outlineLvl w:val="1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bookmarkStart w:id="104" w:name="_Toc515310744"/>
      <w:bookmarkStart w:id="105" w:name="_Toc16103"/>
      <w:bookmarkStart w:id="106" w:name="_Toc12774"/>
      <w:bookmarkStart w:id="107" w:name="_Toc5857"/>
      <w:bookmarkStart w:id="108" w:name="_Toc12685"/>
      <w:bookmarkStart w:id="109" w:name="_Toc21993"/>
      <w:bookmarkStart w:id="110" w:name="_Toc27286"/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我的</w:t>
      </w:r>
      <w:bookmarkEnd w:id="104"/>
      <w:bookmarkEnd w:id="105"/>
      <w:bookmarkEnd w:id="106"/>
      <w:bookmarkEnd w:id="107"/>
      <w:bookmarkEnd w:id="108"/>
      <w:bookmarkEnd w:id="109"/>
      <w:bookmarkEnd w:id="110"/>
    </w:p>
    <w:p>
      <w:pPr>
        <w:spacing w:line="360" w:lineRule="auto"/>
        <w:ind w:left="400" w:firstLine="420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用户基本信息管理模块</w:t>
      </w:r>
    </w:p>
    <w:p>
      <w:pPr>
        <w:spacing w:line="360" w:lineRule="auto"/>
        <w:ind w:left="420" w:firstLine="420"/>
        <w:jc w:val="left"/>
        <w:outlineLvl w:val="2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del w:id="652" w:author="Maple [2]" w:date="2018-06-14T11:49:59Z">
        <w:bookmarkStart w:id="111" w:name="_Toc515310745"/>
        <w:bookmarkStart w:id="112" w:name="_Toc3065"/>
        <w:bookmarkStart w:id="113" w:name="_Toc132"/>
        <w:bookmarkStart w:id="114" w:name="_Toc23127"/>
        <w:bookmarkStart w:id="115" w:name="_Toc263"/>
        <w:bookmarkStart w:id="116" w:name="_Toc30057"/>
        <w:bookmarkStart w:id="117" w:name="_Toc12344"/>
        <w:r>
          <w:rPr>
            <w:rFonts w:hint="eastAsia"/>
            <w:color w:val="000000" w:themeColor="text1"/>
            <w:sz w:val="24"/>
            <w:lang w:val="en-US"/>
            <w14:textFill>
              <w14:solidFill>
                <w14:schemeClr w14:val="tx1"/>
              </w14:solidFill>
            </w14:textFill>
          </w:rPr>
          <w:delText>4</w:delText>
        </w:r>
      </w:del>
      <w:ins w:id="653" w:author="Maple [2]" w:date="2018-06-14T11:49:59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5</w:t>
        </w:r>
      </w:ins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.1 基本资料管理</w:t>
      </w:r>
      <w:bookmarkEnd w:id="111"/>
      <w:bookmarkEnd w:id="112"/>
      <w:bookmarkEnd w:id="113"/>
      <w:bookmarkEnd w:id="114"/>
      <w:bookmarkEnd w:id="115"/>
      <w:bookmarkEnd w:id="116"/>
      <w:bookmarkEnd w:id="117"/>
    </w:p>
    <w:p>
      <w:pPr>
        <w:jc w:val="center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2777490" cy="3818255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3496" cy="384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00" w:firstLine="420"/>
        <w:jc w:val="left"/>
        <w:outlineLvl w:val="2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del w:id="654" w:author="Maple [2]" w:date="2018-06-14T11:49:57Z">
        <w:bookmarkStart w:id="118" w:name="_Toc515310746"/>
        <w:bookmarkStart w:id="119" w:name="_Toc9357"/>
        <w:bookmarkStart w:id="120" w:name="_Toc30997"/>
        <w:bookmarkStart w:id="121" w:name="_Toc10195"/>
        <w:bookmarkStart w:id="122" w:name="_Toc6088"/>
        <w:bookmarkStart w:id="123" w:name="_Toc8159"/>
        <w:bookmarkStart w:id="124" w:name="_Toc27151"/>
        <w:r>
          <w:rPr>
            <w:rFonts w:hint="eastAsia"/>
            <w:color w:val="000000" w:themeColor="text1"/>
            <w:sz w:val="24"/>
            <w:lang w:val="en-US"/>
            <w14:textFill>
              <w14:solidFill>
                <w14:schemeClr w14:val="tx1"/>
              </w14:solidFill>
            </w14:textFill>
          </w:rPr>
          <w:delText>4</w:delText>
        </w:r>
      </w:del>
      <w:ins w:id="655" w:author="Maple [2]" w:date="2018-06-14T11:49:57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5</w:t>
        </w:r>
      </w:ins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.2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修改密码</w:t>
      </w:r>
      <w:bookmarkEnd w:id="118"/>
      <w:bookmarkEnd w:id="119"/>
      <w:bookmarkEnd w:id="120"/>
      <w:bookmarkEnd w:id="121"/>
      <w:bookmarkEnd w:id="122"/>
      <w:bookmarkEnd w:id="123"/>
      <w:bookmarkEnd w:id="124"/>
    </w:p>
    <w:p>
      <w:pPr>
        <w:spacing w:line="360" w:lineRule="auto"/>
        <w:ind w:left="400" w:firstLine="420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drawing>
          <wp:inline distT="0" distB="0" distL="0" distR="0">
            <wp:extent cx="3564255" cy="31261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8712" cy="313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00" w:firstLine="420"/>
        <w:jc w:val="left"/>
        <w:outlineLvl w:val="9"/>
        <w:rPr>
          <w:ins w:id="657" w:author="Maple [2]" w:date="2018-06-14T15:42:50Z"/>
          <w:rFonts w:hint="eastAsia"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pPrChange w:id="656" w:author="Maple [2]" w:date="2018-06-14T15:42:58Z">
          <w:pPr>
            <w:spacing w:line="360" w:lineRule="auto"/>
            <w:ind w:left="400" w:firstLine="420"/>
            <w:jc w:val="left"/>
            <w:outlineLvl w:val="2"/>
          </w:pPr>
        </w:pPrChange>
      </w:pPr>
      <w:bookmarkStart w:id="125" w:name="_Toc515310747"/>
      <w:bookmarkStart w:id="126" w:name="_Toc14246"/>
      <w:bookmarkStart w:id="127" w:name="_Toc21332"/>
      <w:bookmarkStart w:id="128" w:name="_Toc3834"/>
      <w:bookmarkStart w:id="129" w:name="_Toc15020"/>
      <w:bookmarkStart w:id="130" w:name="_Toc21964"/>
      <w:bookmarkStart w:id="131" w:name="_Toc22535"/>
      <w:bookmarkStart w:id="145" w:name="_GoBack"/>
      <w:bookmarkEnd w:id="145"/>
    </w:p>
    <w:p>
      <w:pPr>
        <w:spacing w:line="360" w:lineRule="auto"/>
        <w:ind w:left="400" w:firstLine="420"/>
        <w:jc w:val="left"/>
        <w:outlineLvl w:val="2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del w:id="658" w:author="Maple [2]" w:date="2018-06-14T11:49:54Z">
        <w:r>
          <w:rPr>
            <w:rFonts w:hint="eastAsia"/>
            <w:color w:val="000000" w:themeColor="text1"/>
            <w:sz w:val="24"/>
            <w:lang w:val="en-US"/>
            <w14:textFill>
              <w14:solidFill>
                <w14:schemeClr w14:val="tx1"/>
              </w14:solidFill>
            </w14:textFill>
          </w:rPr>
          <w:delText>4</w:delText>
        </w:r>
      </w:del>
      <w:ins w:id="659" w:author="Maple [2]" w:date="2018-06-14T11:49:54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5</w:t>
        </w:r>
      </w:ins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.3关于我们</w:t>
      </w:r>
      <w:bookmarkEnd w:id="125"/>
      <w:bookmarkEnd w:id="126"/>
      <w:bookmarkEnd w:id="127"/>
      <w:bookmarkEnd w:id="128"/>
      <w:bookmarkEnd w:id="129"/>
      <w:bookmarkEnd w:id="130"/>
      <w:bookmarkEnd w:id="131"/>
    </w:p>
    <w:p>
      <w:pPr>
        <w:spacing w:line="360" w:lineRule="auto"/>
        <w:ind w:left="400" w:firstLine="420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</w:t>
      </w:r>
      <w:r>
        <w:drawing>
          <wp:inline distT="0" distB="0" distL="0" distR="0">
            <wp:extent cx="4605020" cy="3102610"/>
            <wp:effectExtent l="0" t="0" r="508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0074" cy="311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00" w:firstLine="420"/>
        <w:jc w:val="left"/>
        <w:outlineLvl w:val="2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del w:id="660" w:author="Maple [2]" w:date="2018-06-14T11:49:50Z">
        <w:bookmarkStart w:id="132" w:name="_Toc515310748"/>
        <w:bookmarkStart w:id="133" w:name="_Toc4942"/>
        <w:bookmarkStart w:id="134" w:name="_Toc25908"/>
        <w:bookmarkStart w:id="135" w:name="_Toc25888"/>
        <w:bookmarkStart w:id="136" w:name="_Toc30845"/>
        <w:bookmarkStart w:id="137" w:name="_Toc25485"/>
        <w:bookmarkStart w:id="138" w:name="_Toc18579"/>
        <w:r>
          <w:rPr>
            <w:rFonts w:hint="eastAsia"/>
            <w:color w:val="000000" w:themeColor="text1"/>
            <w:sz w:val="24"/>
            <w:lang w:val="en-US"/>
            <w14:textFill>
              <w14:solidFill>
                <w14:schemeClr w14:val="tx1"/>
              </w14:solidFill>
            </w14:textFill>
          </w:rPr>
          <w:delText>4</w:delText>
        </w:r>
      </w:del>
      <w:ins w:id="661" w:author="Maple [2]" w:date="2018-06-14T11:49:50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5</w:t>
        </w:r>
      </w:ins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.4退出登录</w:t>
      </w:r>
      <w:bookmarkEnd w:id="132"/>
      <w:bookmarkEnd w:id="133"/>
      <w:bookmarkEnd w:id="134"/>
      <w:bookmarkEnd w:id="135"/>
      <w:bookmarkEnd w:id="136"/>
      <w:bookmarkEnd w:id="137"/>
      <w:bookmarkEnd w:id="138"/>
    </w:p>
    <w:p>
      <w:pPr>
        <w:spacing w:line="360" w:lineRule="auto"/>
        <w:ind w:left="400" w:firstLine="420"/>
        <w:jc w:val="center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3181350" cy="4095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ins w:id="662" w:author="Maple [2]" w:date="2018-06-14T11:48:58Z"/>
          <w:rFonts w:hint="eastAsia"/>
          <w:color w:val="000000" w:themeColor="text1"/>
          <w:sz w:val="24"/>
          <w:lang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1"/>
          <w:numId w:val="1"/>
          <w:ins w:id="664" w:author="Maple [2]" w:date="2018-06-14T11:49:12Z"/>
        </w:numPr>
        <w:spacing w:line="360" w:lineRule="auto"/>
        <w:ind w:firstLine="403"/>
        <w:jc w:val="left"/>
        <w:outlineLvl w:val="1"/>
        <w:rPr>
          <w:ins w:id="665" w:author="Maple [2]" w:date="2018-06-14T11:49:14Z"/>
          <w:rFonts w:hint="default" w:eastAsia="宋体"/>
          <w:color w:val="000000" w:themeColor="text1"/>
          <w:sz w:val="24"/>
          <w:lang w:eastAsia="zh-CN"/>
          <w14:textFill>
            <w14:solidFill>
              <w14:schemeClr w14:val="tx1"/>
            </w14:solidFill>
          </w14:textFill>
        </w:rPr>
        <w:pPrChange w:id="663" w:author="Maple [2]" w:date="2018-06-14T11:49:12Z">
          <w:pPr>
            <w:spacing w:line="360" w:lineRule="auto"/>
          </w:pPr>
        </w:pPrChange>
      </w:pPr>
      <w:ins w:id="666" w:author="Maple [2]" w:date="2018-06-14T11:48:13Z">
        <w:bookmarkStart w:id="139" w:name="_Toc32095"/>
        <w:bookmarkStart w:id="140" w:name="_Toc24769"/>
        <w:r>
          <w:rPr>
            <w:rFonts w:hint="default"/>
            <w:color w:val="000000" w:themeColor="text1"/>
            <w:sz w:val="24"/>
            <w:lang w:eastAsia="zh-CN"/>
            <w:rPrChange w:id="667" w:author="Maple [2]" w:date="2018-06-14T11:49:12Z">
              <w:rPr>
                <w:rFonts w:hint="eastAsia"/>
                <w:color w:val="000000" w:themeColor="text1"/>
                <w:sz w:val="24"/>
                <w:lang w:eastAsia="zh-CN"/>
                <w14:textFill>
                  <w14:solidFill>
                    <w14:schemeClr w14:val="tx1"/>
                  </w14:solidFill>
                </w14:textFill>
              </w:rPr>
            </w:rPrChange>
            <w14:textFill>
              <w14:solidFill>
                <w14:schemeClr w14:val="tx1"/>
              </w14:solidFill>
            </w14:textFill>
          </w:rPr>
          <w:t>补充</w:t>
        </w:r>
      </w:ins>
      <w:ins w:id="668" w:author="Maple [2]" w:date="2018-06-14T11:49:05Z">
        <w:r>
          <w:rPr>
            <w:rFonts w:hint="default"/>
            <w:color w:val="000000" w:themeColor="text1"/>
            <w:sz w:val="24"/>
            <w:lang w:eastAsia="zh-CN"/>
            <w:rPrChange w:id="669" w:author="Maple [2]" w:date="2018-06-14T11:49:12Z">
              <w:rPr>
                <w:rFonts w:hint="eastAsia"/>
                <w:color w:val="000000" w:themeColor="text1"/>
                <w:sz w:val="24"/>
                <w:lang w:eastAsia="zh-CN"/>
                <w14:textFill>
                  <w14:solidFill>
                    <w14:schemeClr w14:val="tx1"/>
                  </w14:solidFill>
                </w14:textFill>
              </w:rPr>
            </w:rPrChange>
            <w14:textFill>
              <w14:solidFill>
                <w14:schemeClr w14:val="tx1"/>
              </w14:solidFill>
            </w14:textFill>
          </w:rPr>
          <w:t>说明</w:t>
        </w:r>
        <w:bookmarkEnd w:id="139"/>
        <w:bookmarkEnd w:id="140"/>
      </w:ins>
    </w:p>
    <w:p>
      <w:pPr>
        <w:numPr>
          <w:ilvl w:val="-1"/>
          <w:numId w:val="0"/>
        </w:numPr>
        <w:spacing w:line="360" w:lineRule="auto"/>
        <w:ind w:left="400" w:firstLine="420"/>
        <w:jc w:val="left"/>
        <w:outlineLvl w:val="2"/>
        <w:rPr>
          <w:ins w:id="671" w:author="Maple [2]" w:date="2018-06-14T11:50:48Z"/>
          <w:rFonts w:hint="eastAsia" w:cs="Times New Roman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pPrChange w:id="670" w:author="Maple [2]" w:date="2018-06-14T11:49:38Z">
          <w:pPr>
            <w:numPr>
              <w:ilvl w:val="0"/>
              <w:numId w:val="3"/>
            </w:numPr>
          </w:pPr>
        </w:pPrChange>
      </w:pPr>
      <w:ins w:id="672" w:author="Maple [2]" w:date="2018-06-14T11:50:04Z">
        <w:bookmarkStart w:id="141" w:name="_Toc20273"/>
        <w:bookmarkStart w:id="142" w:name="_Toc12696"/>
        <w:r>
          <w:rPr>
            <w:rFonts w:hint="eastAsia" w:cs="Times New Roman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6.1</w:t>
        </w:r>
      </w:ins>
      <w:ins w:id="673" w:author="Maple [2]" w:date="2018-06-14T11:50:06Z">
        <w:r>
          <w:rPr>
            <w:rFonts w:hint="eastAsia" w:cs="Times New Roman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 xml:space="preserve"> </w:t>
        </w:r>
      </w:ins>
      <w:ins w:id="674" w:author="Maple [2]" w:date="2018-06-14T11:50:44Z">
        <w:r>
          <w:rPr>
            <w:rFonts w:hint="eastAsia" w:cs="Times New Roman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平台</w:t>
        </w:r>
      </w:ins>
      <w:ins w:id="675" w:author="Maple [2]" w:date="2018-06-14T11:50:47Z">
        <w:r>
          <w:rPr>
            <w:rFonts w:hint="eastAsia" w:cs="Times New Roman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或项目</w:t>
        </w:r>
        <w:bookmarkEnd w:id="141"/>
      </w:ins>
    </w:p>
    <w:p>
      <w:pPr>
        <w:numPr>
          <w:ilvl w:val="-1"/>
          <w:numId w:val="0"/>
        </w:numPr>
        <w:spacing w:line="360" w:lineRule="auto"/>
        <w:ind w:left="820" w:firstLine="420"/>
        <w:jc w:val="left"/>
        <w:outlineLvl w:val="9"/>
        <w:rPr>
          <w:ins w:id="677" w:author="Maple [2]" w:date="2018-06-14T11:49:25Z"/>
          <w:rFonts w:hint="eastAsia" w:ascii="Times New Roman" w:hAnsi="Times New Roman" w:cs="Times New Roman"/>
          <w:color w:val="000000" w:themeColor="text1"/>
          <w:sz w:val="24"/>
          <w:rPrChange w:id="678" w:author="Maple [2]" w:date="2018-06-14T11:49:38Z">
            <w:rPr>
              <w:ins w:id="679" w:author="Maple [2]" w:date="2018-06-14T11:49:25Z"/>
              <w:rFonts w:ascii="宋体" w:hAnsi="宋体" w:cs="宋体"/>
              <w:sz w:val="24"/>
            </w:rPr>
          </w:rPrChange>
          <w14:textFill>
            <w14:solidFill>
              <w14:schemeClr w14:val="tx1"/>
            </w14:solidFill>
          </w14:textFill>
        </w:rPr>
        <w:pPrChange w:id="676" w:author="Maple [2]" w:date="2018-06-14T11:51:18Z">
          <w:pPr>
            <w:numPr>
              <w:ilvl w:val="0"/>
              <w:numId w:val="3"/>
            </w:numPr>
          </w:pPr>
        </w:pPrChange>
      </w:pPr>
      <w:ins w:id="680" w:author="Maple [2]" w:date="2018-06-14T11:49:25Z">
        <w:r>
          <w:rPr>
            <w:rFonts w:hint="eastAsia" w:ascii="Times New Roman" w:hAnsi="Times New Roman" w:cs="Times New Roman"/>
            <w:color w:val="000000" w:themeColor="text1"/>
            <w:sz w:val="24"/>
            <w:rPrChange w:id="681" w:author="Maple [2]" w:date="2018-06-14T11:49:38Z">
              <w:rPr>
                <w:rFonts w:ascii="宋体" w:hAnsi="宋体" w:cs="宋体"/>
                <w:sz w:val="24"/>
              </w:rPr>
            </w:rPrChange>
            <w14:textFill>
              <w14:solidFill>
                <w14:schemeClr w14:val="tx1"/>
              </w14:solidFill>
            </w14:textFill>
          </w:rPr>
          <w:t>如果</w:t>
        </w:r>
      </w:ins>
      <w:ins w:id="682" w:author="Maple [2]" w:date="2018-06-14T11:49:25Z">
        <w:r>
          <w:rPr>
            <w:rFonts w:hint="eastAsia" w:ascii="Times New Roman" w:hAnsi="Times New Roman" w:cs="Times New Roman"/>
            <w:color w:val="000000" w:themeColor="text1"/>
            <w:sz w:val="24"/>
            <w:rPrChange w:id="683" w:author="Maple [2]" w:date="2018-06-14T11:49:38Z">
              <w:rPr>
                <w:rFonts w:hint="eastAsia" w:ascii="宋体" w:hAnsi="宋体" w:cs="宋体"/>
                <w:sz w:val="24"/>
              </w:rPr>
            </w:rPrChange>
            <w14:textFill>
              <w14:solidFill>
                <w14:schemeClr w14:val="tx1"/>
              </w14:solidFill>
            </w14:textFill>
          </w:rPr>
          <w:t>App想做一个平台，并且该平台能容纳多家企业，那么，提供的功能应该是通用功能，无法实现企业的定制化。</w:t>
        </w:r>
        <w:bookmarkEnd w:id="142"/>
      </w:ins>
    </w:p>
    <w:p>
      <w:pPr>
        <w:numPr>
          <w:ilvl w:val="-1"/>
          <w:numId w:val="0"/>
        </w:numPr>
        <w:spacing w:line="360" w:lineRule="auto"/>
        <w:ind w:left="400" w:firstLine="420"/>
        <w:jc w:val="left"/>
        <w:outlineLvl w:val="2"/>
        <w:rPr>
          <w:ins w:id="685" w:author="Maple [2]" w:date="2018-06-14T11:50:53Z"/>
          <w:rFonts w:hint="eastAsia" w:cs="Times New Roman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pPrChange w:id="684" w:author="Maple [2]" w:date="2018-06-14T11:49:44Z">
          <w:pPr>
            <w:numPr>
              <w:ilvl w:val="0"/>
              <w:numId w:val="3"/>
            </w:numPr>
          </w:pPr>
        </w:pPrChange>
      </w:pPr>
      <w:ins w:id="686" w:author="Maple [2]" w:date="2018-06-14T11:50:09Z">
        <w:bookmarkStart w:id="143" w:name="_Toc16807"/>
        <w:bookmarkStart w:id="144" w:name="_Toc28434"/>
        <w:r>
          <w:rPr>
            <w:rFonts w:hint="eastAsia" w:cs="Times New Roman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6.2</w:t>
        </w:r>
      </w:ins>
      <w:ins w:id="687" w:author="Maple [2]" w:date="2018-06-14T11:50:10Z">
        <w:r>
          <w:rPr>
            <w:rFonts w:hint="eastAsia" w:cs="Times New Roman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ab/>
        </w:r>
      </w:ins>
      <w:ins w:id="688" w:author="Maple [2]" w:date="2018-06-14T11:50:55Z">
        <w:r>
          <w:rPr>
            <w:rFonts w:hint="eastAsia" w:cs="Times New Roman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固网IP</w:t>
        </w:r>
        <w:bookmarkEnd w:id="143"/>
      </w:ins>
    </w:p>
    <w:p>
      <w:pPr>
        <w:numPr>
          <w:ilvl w:val="-1"/>
          <w:numId w:val="0"/>
        </w:numPr>
        <w:spacing w:line="360" w:lineRule="auto"/>
        <w:ind w:left="820" w:firstLine="420"/>
        <w:jc w:val="left"/>
        <w:outlineLvl w:val="9"/>
        <w:rPr>
          <w:ins w:id="690" w:author="Maple [2]" w:date="2018-06-14T11:49:25Z"/>
          <w:rFonts w:hint="eastAsia" w:ascii="Times New Roman" w:hAnsi="Times New Roman" w:cs="Times New Roman"/>
          <w:color w:val="000000" w:themeColor="text1"/>
          <w:sz w:val="24"/>
          <w:rPrChange w:id="691" w:author="Maple [2]" w:date="2018-06-14T11:49:44Z">
            <w:rPr>
              <w:ins w:id="692" w:author="Maple [2]" w:date="2018-06-14T11:49:25Z"/>
              <w:rFonts w:hint="eastAsia" w:ascii="宋体" w:hAnsi="宋体" w:cs="宋体"/>
              <w:sz w:val="24"/>
            </w:rPr>
          </w:rPrChange>
          <w14:textFill>
            <w14:solidFill>
              <w14:schemeClr w14:val="tx1"/>
            </w14:solidFill>
          </w14:textFill>
        </w:rPr>
        <w:pPrChange w:id="689" w:author="Maple [2]" w:date="2018-06-14T11:51:21Z">
          <w:pPr>
            <w:numPr>
              <w:ilvl w:val="0"/>
              <w:numId w:val="3"/>
            </w:numPr>
          </w:pPr>
        </w:pPrChange>
      </w:pPr>
      <w:ins w:id="693" w:author="Maple [2]" w:date="2018-06-14T11:49:25Z">
        <w:r>
          <w:rPr>
            <w:rFonts w:hint="eastAsia" w:ascii="Times New Roman" w:hAnsi="Times New Roman" w:cs="Times New Roman"/>
            <w:color w:val="000000" w:themeColor="text1"/>
            <w:sz w:val="24"/>
            <w:rPrChange w:id="694" w:author="Maple [2]" w:date="2018-06-14T11:49:44Z">
              <w:rPr>
                <w:rFonts w:ascii="宋体" w:hAnsi="宋体" w:cs="宋体"/>
                <w:sz w:val="24"/>
              </w:rPr>
            </w:rPrChange>
            <w14:textFill>
              <w14:solidFill>
                <w14:schemeClr w14:val="tx1"/>
              </w14:solidFill>
            </w14:textFill>
          </w:rPr>
          <w:t>客户现场需要固网</w:t>
        </w:r>
      </w:ins>
      <w:ins w:id="695" w:author="Maple [2]" w:date="2018-06-14T11:49:25Z">
        <w:r>
          <w:rPr>
            <w:rFonts w:hint="eastAsia" w:ascii="Times New Roman" w:hAnsi="Times New Roman" w:cs="Times New Roman"/>
            <w:color w:val="000000" w:themeColor="text1"/>
            <w:sz w:val="24"/>
            <w:rPrChange w:id="696" w:author="Maple [2]" w:date="2018-06-14T11:49:44Z">
              <w:rPr>
                <w:rFonts w:hint="eastAsia" w:ascii="宋体" w:hAnsi="宋体" w:cs="宋体"/>
                <w:sz w:val="24"/>
              </w:rPr>
            </w:rPrChange>
            <w14:textFill>
              <w14:solidFill>
                <w14:schemeClr w14:val="tx1"/>
              </w14:solidFill>
            </w14:textFill>
          </w:rPr>
          <w:t>I</w:t>
        </w:r>
      </w:ins>
      <w:ins w:id="697" w:author="Maple [2]" w:date="2018-06-14T11:49:25Z">
        <w:r>
          <w:rPr>
            <w:rFonts w:hint="eastAsia" w:ascii="Times New Roman" w:hAnsi="Times New Roman" w:cs="Times New Roman"/>
            <w:color w:val="000000" w:themeColor="text1"/>
            <w:sz w:val="24"/>
            <w:rPrChange w:id="698" w:author="Maple [2]" w:date="2018-06-14T11:49:44Z">
              <w:rPr>
                <w:rFonts w:ascii="宋体" w:hAnsi="宋体" w:cs="宋体"/>
                <w:sz w:val="24"/>
              </w:rPr>
            </w:rPrChange>
            <w14:textFill>
              <w14:solidFill>
                <w14:schemeClr w14:val="tx1"/>
              </w14:solidFill>
            </w14:textFill>
          </w:rPr>
          <w:t>P</w:t>
        </w:r>
      </w:ins>
      <w:ins w:id="699" w:author="Maple [2]" w:date="2018-06-14T11:49:25Z">
        <w:r>
          <w:rPr>
            <w:rFonts w:hint="eastAsia" w:ascii="Times New Roman" w:hAnsi="Times New Roman" w:cs="Times New Roman"/>
            <w:color w:val="000000" w:themeColor="text1"/>
            <w:sz w:val="24"/>
            <w:rPrChange w:id="700" w:author="Maple [2]" w:date="2018-06-14T11:49:44Z">
              <w:rPr>
                <w:rFonts w:hint="eastAsia" w:ascii="宋体" w:hAnsi="宋体" w:cs="宋体"/>
                <w:sz w:val="24"/>
              </w:rPr>
            </w:rPrChange>
            <w14:textFill>
              <w14:solidFill>
                <w14:schemeClr w14:val="tx1"/>
              </w14:solidFill>
            </w14:textFill>
          </w:rPr>
          <w:t>，</w:t>
        </w:r>
      </w:ins>
      <w:ins w:id="701" w:author="Maple [2]" w:date="2018-06-14T11:49:25Z">
        <w:r>
          <w:rPr>
            <w:rFonts w:hint="eastAsia" w:ascii="Times New Roman" w:hAnsi="Times New Roman" w:cs="Times New Roman"/>
            <w:color w:val="000000" w:themeColor="text1"/>
            <w:sz w:val="24"/>
            <w:rPrChange w:id="702" w:author="Maple [2]" w:date="2018-06-14T11:49:44Z">
              <w:rPr>
                <w:rFonts w:ascii="宋体" w:hAnsi="宋体" w:cs="宋体"/>
                <w:sz w:val="24"/>
              </w:rPr>
            </w:rPrChange>
            <w14:textFill>
              <w14:solidFill>
                <w14:schemeClr w14:val="tx1"/>
              </w14:solidFill>
            </w14:textFill>
          </w:rPr>
          <w:t>把接口公布到外网</w:t>
        </w:r>
      </w:ins>
      <w:ins w:id="703" w:author="Maple [2]" w:date="2018-06-14T11:49:25Z">
        <w:r>
          <w:rPr>
            <w:rFonts w:hint="eastAsia" w:ascii="Times New Roman" w:hAnsi="Times New Roman" w:cs="Times New Roman"/>
            <w:color w:val="000000" w:themeColor="text1"/>
            <w:sz w:val="24"/>
            <w:rPrChange w:id="704" w:author="Maple [2]" w:date="2018-06-14T11:49:44Z">
              <w:rPr>
                <w:rFonts w:hint="eastAsia" w:ascii="宋体" w:hAnsi="宋体" w:cs="宋体"/>
                <w:sz w:val="24"/>
              </w:rPr>
            </w:rPrChange>
            <w14:textFill>
              <w14:solidFill>
                <w14:schemeClr w14:val="tx1"/>
              </w14:solidFill>
            </w14:textFill>
          </w:rPr>
          <w:t>，</w:t>
        </w:r>
      </w:ins>
      <w:ins w:id="705" w:author="Maple [2]" w:date="2018-06-14T11:49:25Z">
        <w:r>
          <w:rPr>
            <w:rFonts w:hint="eastAsia" w:ascii="Times New Roman" w:hAnsi="Times New Roman" w:cs="Times New Roman"/>
            <w:color w:val="000000" w:themeColor="text1"/>
            <w:sz w:val="24"/>
            <w:rPrChange w:id="706" w:author="Maple [2]" w:date="2018-06-14T11:49:44Z">
              <w:rPr>
                <w:rFonts w:ascii="宋体" w:hAnsi="宋体" w:cs="宋体"/>
                <w:sz w:val="24"/>
              </w:rPr>
            </w:rPrChange>
            <w14:textFill>
              <w14:solidFill>
                <w14:schemeClr w14:val="tx1"/>
              </w14:solidFill>
            </w14:textFill>
          </w:rPr>
          <w:t>这样</w:t>
        </w:r>
      </w:ins>
      <w:ins w:id="707" w:author="Maple [2]" w:date="2018-06-14T11:49:25Z">
        <w:r>
          <w:rPr>
            <w:rFonts w:hint="eastAsia" w:ascii="Times New Roman" w:hAnsi="Times New Roman" w:cs="Times New Roman"/>
            <w:color w:val="000000" w:themeColor="text1"/>
            <w:sz w:val="24"/>
            <w:rPrChange w:id="708" w:author="Maple [2]" w:date="2018-06-14T11:49:44Z">
              <w:rPr>
                <w:rFonts w:hint="eastAsia" w:ascii="宋体" w:hAnsi="宋体" w:cs="宋体"/>
                <w:sz w:val="24"/>
              </w:rPr>
            </w:rPrChange>
            <w14:textFill>
              <w14:solidFill>
                <w14:schemeClr w14:val="tx1"/>
              </w14:solidFill>
            </w14:textFill>
          </w:rPr>
          <w:t>App端才能访问到。</w:t>
        </w:r>
        <w:bookmarkEnd w:id="144"/>
      </w:ins>
    </w:p>
    <w:p>
      <w:pPr>
        <w:numPr>
          <w:ilvl w:val="-1"/>
          <w:numId w:val="0"/>
        </w:numPr>
        <w:spacing w:line="360" w:lineRule="auto"/>
        <w:ind w:left="403" w:firstLine="0"/>
        <w:jc w:val="left"/>
        <w:outlineLvl w:val="1"/>
        <w:rPr>
          <w:rFonts w:hint="default" w:eastAsia="宋体"/>
          <w:color w:val="000000" w:themeColor="text1"/>
          <w:sz w:val="24"/>
          <w:lang w:eastAsia="zh-CN"/>
          <w:rPrChange w:id="710" w:author="Maple [2]" w:date="2018-06-14T11:49:12Z">
            <w:rPr>
              <w:rFonts w:hint="eastAsia" w:eastAsia="宋体"/>
              <w:color w:val="000000" w:themeColor="text1"/>
              <w:sz w:val="24"/>
              <w:lang w:eastAsia="zh-C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pPrChange w:id="709" w:author="Maple [2]" w:date="2018-06-14T11:49:14Z">
          <w:pPr>
            <w:spacing w:line="360" w:lineRule="auto"/>
          </w:pPr>
        </w:pPrChange>
      </w:pPr>
    </w:p>
    <w:sectPr>
      <w:footerReference r:id="rId8" w:type="default"/>
      <w:pgSz w:w="11906" w:h="16838"/>
      <w:pgMar w:top="1440" w:right="1080" w:bottom="1440" w:left="1080" w:header="851" w:footer="992" w:gutter="0"/>
      <w:pgNumType w:start="1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QiQiGe WUYUN" w:date="2018-05-31T10:57:00Z" w:initials="QW">
    <w:p w14:paraId="153F1A17">
      <w:pPr>
        <w:pStyle w:val="4"/>
      </w:pPr>
      <w:r>
        <w:rPr>
          <w:rFonts w:hint="eastAsia"/>
        </w:rPr>
        <w:t>功能</w:t>
      </w:r>
      <w:r>
        <w:t>中添加首页（</w:t>
      </w:r>
      <w:r>
        <w:rPr>
          <w:rFonts w:hint="eastAsia"/>
        </w:rPr>
        <w:t>主要</w:t>
      </w:r>
      <w:r>
        <w:t>显示当月、当年的</w:t>
      </w:r>
      <w:r>
        <w:rPr>
          <w:rFonts w:hint="eastAsia"/>
        </w:rPr>
        <w:t>能耗</w:t>
      </w:r>
      <w:r>
        <w:t>、</w:t>
      </w:r>
      <w:r>
        <w:rPr>
          <w:rFonts w:hint="eastAsia"/>
        </w:rPr>
        <w:t>KPI达标</w:t>
      </w:r>
      <w:r>
        <w:t>情况）</w:t>
      </w:r>
      <w:r>
        <w:rPr>
          <w:rFonts w:hint="eastAsia"/>
        </w:rPr>
        <w:drawing>
          <wp:inline distT="0" distB="0" distL="0" distR="0">
            <wp:extent cx="4985385" cy="8863330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" w:author="QiQiGe WUYUN" w:date="2018-05-31T11:04:00Z" w:initials="QW">
    <w:p w14:paraId="694A46FF">
      <w:pPr>
        <w:pStyle w:val="4"/>
      </w:pPr>
      <w:r>
        <w:rPr>
          <w:rFonts w:hint="eastAsia"/>
        </w:rPr>
        <w:t>建议采用图标的形式</w:t>
      </w:r>
    </w:p>
    <w:p w14:paraId="54C73833">
      <w:pPr>
        <w:pStyle w:val="4"/>
      </w:pPr>
      <w:r>
        <w:rPr>
          <w:rFonts w:hint="eastAsia"/>
        </w:rPr>
        <w:t>给个图片给你参考下</w:t>
      </w:r>
    </w:p>
    <w:p w14:paraId="4C61230E">
      <w:pPr>
        <w:pStyle w:val="4"/>
      </w:pPr>
      <w:r>
        <w:rPr>
          <w:rFonts w:hint="eastAsia"/>
        </w:rPr>
        <w:drawing>
          <wp:inline distT="0" distB="0" distL="0" distR="0">
            <wp:extent cx="2377440" cy="1381125"/>
            <wp:effectExtent l="0" t="0" r="3810" b="0"/>
            <wp:docPr id="9" name="图片 9" descr="C:\WORK\北京现代\截图\网页日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WORK\北京现代\截图\网页日报.png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3084" cy="139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C535D">
      <w:pPr>
        <w:pStyle w:val="4"/>
      </w:pPr>
      <w:r>
        <w:rPr>
          <w:rFonts w:hint="eastAsia"/>
        </w:rPr>
        <w:t>显示总体数据以及二级计量不分布及趋势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153F1A17" w15:done="0"/>
  <w15:commentEx w15:paraId="373C535D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</w:pPr>
                          <w:r>
                            <w:rPr>
                              <w:rFonts w:hint="eastAsia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7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ins w:id="0" w:author="67539" w:date="2018-06-12T22:06:00Z">
                            <w:r>
                              <w:rPr/>
                              <w:t>10</w:t>
                            </w:r>
                          </w:ins>
                          <w:ins w:id="1" w:author="QiQiGe WUYUN" w:date="2018-05-31T11:07:00Z">
                            <w:del w:id="2" w:author="67539" w:date="2018-06-12T19:38:00Z">
                              <w:r>
                                <w:rPr/>
                                <w:delText>9</w:delText>
                              </w:r>
                            </w:del>
                          </w:ins>
                          <w:del w:id="3" w:author="67539" w:date="2018-06-12T19:38:00Z">
                            <w:r>
                              <w:rPr/>
                              <w:delText>9</w:delText>
                            </w:r>
                          </w:del>
                          <w:r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s0lY7tAAAAAFAQAADwAAAAAAAAABACAAAAAiAAAA&#10;ZHJzL2Rvd25yZXYueG1sUEsBAhQAFAAAAAgAh07iQMuXNVEPAgAABwQAAA4AAAAAAAAAAQAgAAAA&#10;HwEAAGRycy9lMm9Eb2MueG1sUEsFBgAAAAAGAAYAWQEAAKA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  <w:r>
                      <w:rPr>
                        <w:rFonts w:hint="eastAsia"/>
                      </w:rPr>
                      <w:t xml:space="preserve">第 </w:t>
                    </w: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7</w:t>
                    </w:r>
                    <w:r>
                      <w:rPr>
                        <w:rFonts w:hint="eastAsia"/>
                      </w:rPr>
                      <w:fldChar w:fldCharType="end"/>
                    </w:r>
                    <w:r>
                      <w:rPr>
                        <w:rFonts w:hint="eastAsia"/>
                      </w:rP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ins w:id="4" w:author="67539" w:date="2018-06-12T22:06:00Z">
                      <w:r>
                        <w:rPr/>
                        <w:t>10</w:t>
                      </w:r>
                    </w:ins>
                    <w:ins w:id="5" w:author="QiQiGe WUYUN" w:date="2018-05-31T11:07:00Z">
                      <w:del w:id="6" w:author="67539" w:date="2018-06-12T19:38:00Z">
                        <w:r>
                          <w:rPr/>
                          <w:delText>9</w:delText>
                        </w:r>
                      </w:del>
                    </w:ins>
                    <w:del w:id="7" w:author="67539" w:date="2018-06-12T19:38:00Z">
                      <w:r>
                        <w:rPr/>
                        <w:delText>9</w:delText>
                      </w:r>
                    </w:del>
                    <w:r>
                      <w:fldChar w:fldCharType="end"/>
                    </w:r>
                    <w:r>
                      <w:rPr>
                        <w:rFonts w:hint="eastAsia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bottom w:val="single" w:color="auto" w:sz="4" w:space="0"/>
      </w:pBdr>
      <w:rPr>
        <w:rFonts w:eastAsia="华文行楷"/>
        <w:sz w:val="21"/>
      </w:rPr>
    </w:pPr>
    <w:r>
      <w:rPr>
        <w:rFonts w:eastAsia="华文行楷"/>
        <w:sz w:val="21"/>
      </w:rPr>
      <w:t>能源管理系统</w:t>
    </w:r>
    <w:r>
      <w:rPr>
        <w:rFonts w:hint="eastAsia" w:eastAsia="华文行楷"/>
        <w:sz w:val="21"/>
      </w:rPr>
      <w:t>App设计方案 v1.0·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CC4796"/>
    <w:multiLevelType w:val="multilevel"/>
    <w:tmpl w:val="12CC4796"/>
    <w:lvl w:ilvl="0" w:tentative="0">
      <w:start w:val="1"/>
      <w:numFmt w:val="chineseCounting"/>
      <w:suff w:val="nothing"/>
      <w:lvlText w:val="%1、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0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EnclosedCircleChinese"/>
      <w:suff w:val="nothing"/>
      <w:lvlText w:val="%4 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02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Roman"/>
      <w:suff w:val="nothing"/>
      <w:lvlText w:val="%8. 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02"/>
      </w:pPr>
      <w:rPr>
        <w:rFonts w:hint="eastAsia"/>
      </w:rPr>
    </w:lvl>
  </w:abstractNum>
  <w:abstractNum w:abstractNumId="1">
    <w:nsid w:val="214D445A"/>
    <w:multiLevelType w:val="multilevel"/>
    <w:tmpl w:val="214D445A"/>
    <w:lvl w:ilvl="0" w:tentative="0">
      <w:start w:val="1"/>
      <w:numFmt w:val="decimal"/>
      <w:lvlText w:val="%1"/>
      <w:lvlJc w:val="left"/>
      <w:pPr>
        <w:ind w:left="444" w:hanging="444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1264" w:hanging="444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36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318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436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51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636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718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8360" w:hanging="1800"/>
      </w:pPr>
      <w:rPr>
        <w:rFonts w:hint="default"/>
      </w:rPr>
    </w:lvl>
  </w:abstractNum>
  <w:abstractNum w:abstractNumId="2">
    <w:nsid w:val="445B183C"/>
    <w:multiLevelType w:val="multilevel"/>
    <w:tmpl w:val="445B183C"/>
    <w:lvl w:ilvl="0" w:tentative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Maple [2]">
    <w15:presenceInfo w15:providerId="WPS Office" w15:userId="1279960614"/>
  </w15:person>
  <w15:person w15:author="QiQiGe WUYUN">
    <w15:presenceInfo w15:providerId="AD" w15:userId="S-1-5-21-1047680384-942119139-3754495046-364037"/>
  </w15:person>
  <w15:person w15:author="Maple">
    <w15:presenceInfo w15:providerId="None" w15:userId="Maple"/>
  </w15:person>
  <w15:person w15:author="67539">
    <w15:presenceInfo w15:providerId="None" w15:userId="6753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outline"/>
  <w:zoom w:percent="110"/>
  <w:embedSystemFonts/>
  <w:bordersDoNotSurroundHeader w:val="1"/>
  <w:bordersDoNotSurroundFooter w:val="1"/>
  <w:revisionView w:markup="0"/>
  <w:trackRevisions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4577"/>
    <w:rsid w:val="00014577"/>
    <w:rsid w:val="00022B56"/>
    <w:rsid w:val="00043DA3"/>
    <w:rsid w:val="00057F50"/>
    <w:rsid w:val="00066B7F"/>
    <w:rsid w:val="00087102"/>
    <w:rsid w:val="000936E4"/>
    <w:rsid w:val="00097C96"/>
    <w:rsid w:val="000A0377"/>
    <w:rsid w:val="000A0601"/>
    <w:rsid w:val="000B29A2"/>
    <w:rsid w:val="000B6B8E"/>
    <w:rsid w:val="000C5024"/>
    <w:rsid w:val="000C5281"/>
    <w:rsid w:val="000D6F39"/>
    <w:rsid w:val="000E470A"/>
    <w:rsid w:val="00102445"/>
    <w:rsid w:val="0010605C"/>
    <w:rsid w:val="00115291"/>
    <w:rsid w:val="001164A2"/>
    <w:rsid w:val="00121DB5"/>
    <w:rsid w:val="00131C8D"/>
    <w:rsid w:val="00145BFB"/>
    <w:rsid w:val="00170B0A"/>
    <w:rsid w:val="001823B2"/>
    <w:rsid w:val="00186006"/>
    <w:rsid w:val="00193681"/>
    <w:rsid w:val="0019428E"/>
    <w:rsid w:val="001A3004"/>
    <w:rsid w:val="001B12C2"/>
    <w:rsid w:val="001C025B"/>
    <w:rsid w:val="001D14A9"/>
    <w:rsid w:val="001F23CA"/>
    <w:rsid w:val="001F2978"/>
    <w:rsid w:val="00202D32"/>
    <w:rsid w:val="00214223"/>
    <w:rsid w:val="00214501"/>
    <w:rsid w:val="00240320"/>
    <w:rsid w:val="00242F1D"/>
    <w:rsid w:val="0024477D"/>
    <w:rsid w:val="00251005"/>
    <w:rsid w:val="00253203"/>
    <w:rsid w:val="0025363B"/>
    <w:rsid w:val="0027300F"/>
    <w:rsid w:val="002811A3"/>
    <w:rsid w:val="002824E2"/>
    <w:rsid w:val="0028520D"/>
    <w:rsid w:val="00294236"/>
    <w:rsid w:val="002A1EB2"/>
    <w:rsid w:val="002A682C"/>
    <w:rsid w:val="002E6D35"/>
    <w:rsid w:val="002F3CEE"/>
    <w:rsid w:val="00302B07"/>
    <w:rsid w:val="003345CD"/>
    <w:rsid w:val="003605D4"/>
    <w:rsid w:val="00374277"/>
    <w:rsid w:val="00385752"/>
    <w:rsid w:val="003A65D2"/>
    <w:rsid w:val="003B4C39"/>
    <w:rsid w:val="003C0BFA"/>
    <w:rsid w:val="003D7797"/>
    <w:rsid w:val="003D7ABB"/>
    <w:rsid w:val="003E2040"/>
    <w:rsid w:val="003F188C"/>
    <w:rsid w:val="00406B4A"/>
    <w:rsid w:val="004277DC"/>
    <w:rsid w:val="00444D73"/>
    <w:rsid w:val="00446E8F"/>
    <w:rsid w:val="004545D4"/>
    <w:rsid w:val="004663C7"/>
    <w:rsid w:val="00471A04"/>
    <w:rsid w:val="00486890"/>
    <w:rsid w:val="004903A1"/>
    <w:rsid w:val="004956EA"/>
    <w:rsid w:val="0049697D"/>
    <w:rsid w:val="004A2CD4"/>
    <w:rsid w:val="004A4E5D"/>
    <w:rsid w:val="004A6269"/>
    <w:rsid w:val="004B4A1E"/>
    <w:rsid w:val="004B4D59"/>
    <w:rsid w:val="004E17F5"/>
    <w:rsid w:val="004E2AA9"/>
    <w:rsid w:val="004E7FF3"/>
    <w:rsid w:val="004F0C95"/>
    <w:rsid w:val="005019FD"/>
    <w:rsid w:val="00516E76"/>
    <w:rsid w:val="00523358"/>
    <w:rsid w:val="005321C0"/>
    <w:rsid w:val="0054387E"/>
    <w:rsid w:val="0055163A"/>
    <w:rsid w:val="00551658"/>
    <w:rsid w:val="00585648"/>
    <w:rsid w:val="005934B7"/>
    <w:rsid w:val="005B4AC9"/>
    <w:rsid w:val="005C5BA9"/>
    <w:rsid w:val="005E1E13"/>
    <w:rsid w:val="005F3F21"/>
    <w:rsid w:val="0064347D"/>
    <w:rsid w:val="006566F2"/>
    <w:rsid w:val="006638F5"/>
    <w:rsid w:val="00667D9C"/>
    <w:rsid w:val="00672444"/>
    <w:rsid w:val="0067509E"/>
    <w:rsid w:val="006873C0"/>
    <w:rsid w:val="00691B01"/>
    <w:rsid w:val="00694711"/>
    <w:rsid w:val="0069608F"/>
    <w:rsid w:val="006A4712"/>
    <w:rsid w:val="006A4A11"/>
    <w:rsid w:val="006C6C83"/>
    <w:rsid w:val="006C75DE"/>
    <w:rsid w:val="006D7029"/>
    <w:rsid w:val="006E0DC8"/>
    <w:rsid w:val="006F2ADB"/>
    <w:rsid w:val="00701E3D"/>
    <w:rsid w:val="00702421"/>
    <w:rsid w:val="007351A6"/>
    <w:rsid w:val="00780C79"/>
    <w:rsid w:val="00786A85"/>
    <w:rsid w:val="00786F05"/>
    <w:rsid w:val="007A7D9D"/>
    <w:rsid w:val="007B0EC9"/>
    <w:rsid w:val="007D265F"/>
    <w:rsid w:val="007D28CD"/>
    <w:rsid w:val="007D2DF3"/>
    <w:rsid w:val="007F1DDD"/>
    <w:rsid w:val="00813B85"/>
    <w:rsid w:val="0083049F"/>
    <w:rsid w:val="00836847"/>
    <w:rsid w:val="00844450"/>
    <w:rsid w:val="00852A45"/>
    <w:rsid w:val="0087307E"/>
    <w:rsid w:val="00874C85"/>
    <w:rsid w:val="008A03FD"/>
    <w:rsid w:val="008B5430"/>
    <w:rsid w:val="008D1166"/>
    <w:rsid w:val="008D293F"/>
    <w:rsid w:val="008D697B"/>
    <w:rsid w:val="008E07E9"/>
    <w:rsid w:val="008E0EBD"/>
    <w:rsid w:val="008E78AF"/>
    <w:rsid w:val="008E7B92"/>
    <w:rsid w:val="00900FE3"/>
    <w:rsid w:val="00945541"/>
    <w:rsid w:val="0094735E"/>
    <w:rsid w:val="00950355"/>
    <w:rsid w:val="00960D48"/>
    <w:rsid w:val="00967D45"/>
    <w:rsid w:val="0097505B"/>
    <w:rsid w:val="009C1901"/>
    <w:rsid w:val="009C2E47"/>
    <w:rsid w:val="009E1B16"/>
    <w:rsid w:val="00A03244"/>
    <w:rsid w:val="00A135DB"/>
    <w:rsid w:val="00A20E81"/>
    <w:rsid w:val="00A36AC1"/>
    <w:rsid w:val="00A3766B"/>
    <w:rsid w:val="00A42D06"/>
    <w:rsid w:val="00A44224"/>
    <w:rsid w:val="00A54EC0"/>
    <w:rsid w:val="00A604EE"/>
    <w:rsid w:val="00A729ED"/>
    <w:rsid w:val="00A76DB2"/>
    <w:rsid w:val="00A87F10"/>
    <w:rsid w:val="00A9449D"/>
    <w:rsid w:val="00A9584C"/>
    <w:rsid w:val="00AB1836"/>
    <w:rsid w:val="00AE3B19"/>
    <w:rsid w:val="00B056EE"/>
    <w:rsid w:val="00B1546E"/>
    <w:rsid w:val="00B23913"/>
    <w:rsid w:val="00B25F69"/>
    <w:rsid w:val="00B30BBA"/>
    <w:rsid w:val="00B320CA"/>
    <w:rsid w:val="00B34619"/>
    <w:rsid w:val="00B43079"/>
    <w:rsid w:val="00B66F96"/>
    <w:rsid w:val="00B75007"/>
    <w:rsid w:val="00B8793F"/>
    <w:rsid w:val="00B90425"/>
    <w:rsid w:val="00B91281"/>
    <w:rsid w:val="00B949CC"/>
    <w:rsid w:val="00BA5704"/>
    <w:rsid w:val="00BB1A26"/>
    <w:rsid w:val="00BC40FA"/>
    <w:rsid w:val="00BD7FC3"/>
    <w:rsid w:val="00BF2E83"/>
    <w:rsid w:val="00BF3C9C"/>
    <w:rsid w:val="00BF5344"/>
    <w:rsid w:val="00C11493"/>
    <w:rsid w:val="00C24379"/>
    <w:rsid w:val="00C4288D"/>
    <w:rsid w:val="00C43C0C"/>
    <w:rsid w:val="00C84771"/>
    <w:rsid w:val="00C85855"/>
    <w:rsid w:val="00C900F0"/>
    <w:rsid w:val="00C97D1C"/>
    <w:rsid w:val="00CA6038"/>
    <w:rsid w:val="00CC03A0"/>
    <w:rsid w:val="00CD13BE"/>
    <w:rsid w:val="00CD45BA"/>
    <w:rsid w:val="00CF69DB"/>
    <w:rsid w:val="00D14288"/>
    <w:rsid w:val="00D454F9"/>
    <w:rsid w:val="00D477D5"/>
    <w:rsid w:val="00D837B5"/>
    <w:rsid w:val="00DA15D7"/>
    <w:rsid w:val="00DA24B3"/>
    <w:rsid w:val="00DA5344"/>
    <w:rsid w:val="00DB5980"/>
    <w:rsid w:val="00DD6A35"/>
    <w:rsid w:val="00DE0FC6"/>
    <w:rsid w:val="00DE65CF"/>
    <w:rsid w:val="00DE6C04"/>
    <w:rsid w:val="00DF53C8"/>
    <w:rsid w:val="00E004BC"/>
    <w:rsid w:val="00E225BE"/>
    <w:rsid w:val="00E35583"/>
    <w:rsid w:val="00E40853"/>
    <w:rsid w:val="00E60D15"/>
    <w:rsid w:val="00E840A7"/>
    <w:rsid w:val="00EA796E"/>
    <w:rsid w:val="00ED0C3F"/>
    <w:rsid w:val="00EF43E2"/>
    <w:rsid w:val="00F01A01"/>
    <w:rsid w:val="00F25567"/>
    <w:rsid w:val="00F342D7"/>
    <w:rsid w:val="00F37770"/>
    <w:rsid w:val="00F930FF"/>
    <w:rsid w:val="00F94F29"/>
    <w:rsid w:val="00F9581A"/>
    <w:rsid w:val="00F96169"/>
    <w:rsid w:val="00F97B7A"/>
    <w:rsid w:val="00FA0687"/>
    <w:rsid w:val="00FA3F58"/>
    <w:rsid w:val="00FD7C03"/>
    <w:rsid w:val="00FE0ECF"/>
    <w:rsid w:val="00FE24F6"/>
    <w:rsid w:val="00FE3163"/>
    <w:rsid w:val="00FF2C2D"/>
    <w:rsid w:val="01484BDE"/>
    <w:rsid w:val="014F5CB7"/>
    <w:rsid w:val="015B20C9"/>
    <w:rsid w:val="01876926"/>
    <w:rsid w:val="01A90C1F"/>
    <w:rsid w:val="01B0045E"/>
    <w:rsid w:val="01B536FC"/>
    <w:rsid w:val="01C7227B"/>
    <w:rsid w:val="025D6613"/>
    <w:rsid w:val="028C1174"/>
    <w:rsid w:val="028C4570"/>
    <w:rsid w:val="029E7CD1"/>
    <w:rsid w:val="03746A06"/>
    <w:rsid w:val="03805029"/>
    <w:rsid w:val="03F3330E"/>
    <w:rsid w:val="03F66DDF"/>
    <w:rsid w:val="040F53EF"/>
    <w:rsid w:val="04A902D9"/>
    <w:rsid w:val="04BF64DA"/>
    <w:rsid w:val="05691D12"/>
    <w:rsid w:val="05960DF8"/>
    <w:rsid w:val="05984046"/>
    <w:rsid w:val="059936EE"/>
    <w:rsid w:val="05E96656"/>
    <w:rsid w:val="06187D6B"/>
    <w:rsid w:val="072A188E"/>
    <w:rsid w:val="07AE6899"/>
    <w:rsid w:val="084F37BB"/>
    <w:rsid w:val="089A62AB"/>
    <w:rsid w:val="08E65EFB"/>
    <w:rsid w:val="09A23389"/>
    <w:rsid w:val="09C12330"/>
    <w:rsid w:val="0A1C1582"/>
    <w:rsid w:val="0A451DEA"/>
    <w:rsid w:val="0C2B03D9"/>
    <w:rsid w:val="0C441604"/>
    <w:rsid w:val="0CAD6761"/>
    <w:rsid w:val="0D8C1570"/>
    <w:rsid w:val="0D91110C"/>
    <w:rsid w:val="0DF65D1C"/>
    <w:rsid w:val="0E091498"/>
    <w:rsid w:val="0E581EDD"/>
    <w:rsid w:val="0EAD3B3B"/>
    <w:rsid w:val="0EB85D82"/>
    <w:rsid w:val="0F222E7C"/>
    <w:rsid w:val="0F254F0E"/>
    <w:rsid w:val="0F62556D"/>
    <w:rsid w:val="0F630BCC"/>
    <w:rsid w:val="0FAD3B3F"/>
    <w:rsid w:val="106C4A35"/>
    <w:rsid w:val="10751D44"/>
    <w:rsid w:val="113A1A78"/>
    <w:rsid w:val="11933793"/>
    <w:rsid w:val="11B70575"/>
    <w:rsid w:val="12990580"/>
    <w:rsid w:val="12D15069"/>
    <w:rsid w:val="12EC79F6"/>
    <w:rsid w:val="12F0545B"/>
    <w:rsid w:val="13254B32"/>
    <w:rsid w:val="13956C35"/>
    <w:rsid w:val="13B573DE"/>
    <w:rsid w:val="141929CC"/>
    <w:rsid w:val="14262E3E"/>
    <w:rsid w:val="142C4221"/>
    <w:rsid w:val="14546C1E"/>
    <w:rsid w:val="14C87420"/>
    <w:rsid w:val="14F17593"/>
    <w:rsid w:val="163A1921"/>
    <w:rsid w:val="1684538F"/>
    <w:rsid w:val="16AC5387"/>
    <w:rsid w:val="16CB7E3E"/>
    <w:rsid w:val="16D92109"/>
    <w:rsid w:val="16DA67EF"/>
    <w:rsid w:val="16EC09C2"/>
    <w:rsid w:val="173E2B37"/>
    <w:rsid w:val="176769AD"/>
    <w:rsid w:val="18563652"/>
    <w:rsid w:val="187B4199"/>
    <w:rsid w:val="18D9131D"/>
    <w:rsid w:val="190514F1"/>
    <w:rsid w:val="19384B43"/>
    <w:rsid w:val="195816B1"/>
    <w:rsid w:val="1A7A1BFC"/>
    <w:rsid w:val="1A7A387B"/>
    <w:rsid w:val="1A842877"/>
    <w:rsid w:val="1B2C35C3"/>
    <w:rsid w:val="1B7C353E"/>
    <w:rsid w:val="1BFB0252"/>
    <w:rsid w:val="1C006B9C"/>
    <w:rsid w:val="1C8474B1"/>
    <w:rsid w:val="1CEB77CA"/>
    <w:rsid w:val="1D3A06AD"/>
    <w:rsid w:val="1D6A0F25"/>
    <w:rsid w:val="1D6D370D"/>
    <w:rsid w:val="1DA331E7"/>
    <w:rsid w:val="1DE0334F"/>
    <w:rsid w:val="1E034672"/>
    <w:rsid w:val="1E5B6FF1"/>
    <w:rsid w:val="1E5C2788"/>
    <w:rsid w:val="1F092CF8"/>
    <w:rsid w:val="1F182600"/>
    <w:rsid w:val="1FD6555F"/>
    <w:rsid w:val="201C061A"/>
    <w:rsid w:val="20347FC5"/>
    <w:rsid w:val="206E6468"/>
    <w:rsid w:val="20A203A1"/>
    <w:rsid w:val="216A4297"/>
    <w:rsid w:val="219430A7"/>
    <w:rsid w:val="21E13679"/>
    <w:rsid w:val="21F45F04"/>
    <w:rsid w:val="22143482"/>
    <w:rsid w:val="221E32BE"/>
    <w:rsid w:val="223A407C"/>
    <w:rsid w:val="22AF5FFE"/>
    <w:rsid w:val="22E95B3B"/>
    <w:rsid w:val="23CB372E"/>
    <w:rsid w:val="23EF0A8C"/>
    <w:rsid w:val="241C0859"/>
    <w:rsid w:val="24484B59"/>
    <w:rsid w:val="248C3825"/>
    <w:rsid w:val="24CE728D"/>
    <w:rsid w:val="24D301F6"/>
    <w:rsid w:val="24DA0BE6"/>
    <w:rsid w:val="258202DF"/>
    <w:rsid w:val="25C40931"/>
    <w:rsid w:val="25DF22C9"/>
    <w:rsid w:val="25E53350"/>
    <w:rsid w:val="265314C7"/>
    <w:rsid w:val="270B2E7B"/>
    <w:rsid w:val="273E0F03"/>
    <w:rsid w:val="27637446"/>
    <w:rsid w:val="27753C0B"/>
    <w:rsid w:val="27AF0F73"/>
    <w:rsid w:val="296362A6"/>
    <w:rsid w:val="29E22AD8"/>
    <w:rsid w:val="2AC55001"/>
    <w:rsid w:val="2AFB4383"/>
    <w:rsid w:val="2B186D90"/>
    <w:rsid w:val="2B277EEB"/>
    <w:rsid w:val="2B5B2442"/>
    <w:rsid w:val="2B6E7BF8"/>
    <w:rsid w:val="2B8B1CC0"/>
    <w:rsid w:val="2C984E5C"/>
    <w:rsid w:val="2CC804C6"/>
    <w:rsid w:val="2D0D01F1"/>
    <w:rsid w:val="2DB41687"/>
    <w:rsid w:val="2DE52CC9"/>
    <w:rsid w:val="2F0B4403"/>
    <w:rsid w:val="2F3B6574"/>
    <w:rsid w:val="30516C47"/>
    <w:rsid w:val="306839F3"/>
    <w:rsid w:val="309F3198"/>
    <w:rsid w:val="30EF2F11"/>
    <w:rsid w:val="30F04415"/>
    <w:rsid w:val="311728B3"/>
    <w:rsid w:val="3173782A"/>
    <w:rsid w:val="3181208C"/>
    <w:rsid w:val="31915128"/>
    <w:rsid w:val="31CC06E0"/>
    <w:rsid w:val="320557BD"/>
    <w:rsid w:val="326C5496"/>
    <w:rsid w:val="326E3101"/>
    <w:rsid w:val="32726C5D"/>
    <w:rsid w:val="3283107B"/>
    <w:rsid w:val="32AD65D0"/>
    <w:rsid w:val="32C37DC1"/>
    <w:rsid w:val="338B7962"/>
    <w:rsid w:val="33B14502"/>
    <w:rsid w:val="33C75734"/>
    <w:rsid w:val="34177241"/>
    <w:rsid w:val="344D0AA2"/>
    <w:rsid w:val="3517062F"/>
    <w:rsid w:val="3558775E"/>
    <w:rsid w:val="35F83481"/>
    <w:rsid w:val="36161523"/>
    <w:rsid w:val="36770F2F"/>
    <w:rsid w:val="368E6177"/>
    <w:rsid w:val="370578E3"/>
    <w:rsid w:val="370B114A"/>
    <w:rsid w:val="380D3964"/>
    <w:rsid w:val="381A7265"/>
    <w:rsid w:val="38334261"/>
    <w:rsid w:val="38891102"/>
    <w:rsid w:val="39086BA4"/>
    <w:rsid w:val="393536C1"/>
    <w:rsid w:val="393815F6"/>
    <w:rsid w:val="396653F1"/>
    <w:rsid w:val="3A254C9B"/>
    <w:rsid w:val="3A910D6B"/>
    <w:rsid w:val="3AB9125D"/>
    <w:rsid w:val="3ABD1C11"/>
    <w:rsid w:val="3B8123F0"/>
    <w:rsid w:val="3B8D71A1"/>
    <w:rsid w:val="3C083001"/>
    <w:rsid w:val="3C3E3CF8"/>
    <w:rsid w:val="3D6C2D86"/>
    <w:rsid w:val="3D8B7C05"/>
    <w:rsid w:val="3DB82962"/>
    <w:rsid w:val="3E275510"/>
    <w:rsid w:val="3E3A2033"/>
    <w:rsid w:val="3E715E33"/>
    <w:rsid w:val="3E76625D"/>
    <w:rsid w:val="3EBE642E"/>
    <w:rsid w:val="3F076CEA"/>
    <w:rsid w:val="3F195DBD"/>
    <w:rsid w:val="3FFE5657"/>
    <w:rsid w:val="3FFF74CE"/>
    <w:rsid w:val="40204FE7"/>
    <w:rsid w:val="40543201"/>
    <w:rsid w:val="405B213E"/>
    <w:rsid w:val="40846BA4"/>
    <w:rsid w:val="4093674B"/>
    <w:rsid w:val="40A8491A"/>
    <w:rsid w:val="40EE1F44"/>
    <w:rsid w:val="41080303"/>
    <w:rsid w:val="416E069F"/>
    <w:rsid w:val="426820FC"/>
    <w:rsid w:val="42DF4B2F"/>
    <w:rsid w:val="436306DB"/>
    <w:rsid w:val="44443008"/>
    <w:rsid w:val="44AE1656"/>
    <w:rsid w:val="44AE2E36"/>
    <w:rsid w:val="44F500D8"/>
    <w:rsid w:val="452118BF"/>
    <w:rsid w:val="45273100"/>
    <w:rsid w:val="45716C33"/>
    <w:rsid w:val="45A3667D"/>
    <w:rsid w:val="45DD04B7"/>
    <w:rsid w:val="45F46A1E"/>
    <w:rsid w:val="469A012C"/>
    <w:rsid w:val="477610C7"/>
    <w:rsid w:val="48594A65"/>
    <w:rsid w:val="486C246F"/>
    <w:rsid w:val="48B34236"/>
    <w:rsid w:val="48B47B77"/>
    <w:rsid w:val="49B05EC5"/>
    <w:rsid w:val="4A2547C0"/>
    <w:rsid w:val="4A426385"/>
    <w:rsid w:val="4A92628B"/>
    <w:rsid w:val="4AEE0F2B"/>
    <w:rsid w:val="4B380E99"/>
    <w:rsid w:val="4C2B588E"/>
    <w:rsid w:val="4C5A212E"/>
    <w:rsid w:val="4DF42B9B"/>
    <w:rsid w:val="4EFC35BB"/>
    <w:rsid w:val="4F377F2D"/>
    <w:rsid w:val="4F561222"/>
    <w:rsid w:val="4F6567A5"/>
    <w:rsid w:val="4F6C5C64"/>
    <w:rsid w:val="4FBA642B"/>
    <w:rsid w:val="4FF35A8D"/>
    <w:rsid w:val="4FF94CFD"/>
    <w:rsid w:val="506E7753"/>
    <w:rsid w:val="5092562E"/>
    <w:rsid w:val="51A85DFB"/>
    <w:rsid w:val="51C03365"/>
    <w:rsid w:val="51D85708"/>
    <w:rsid w:val="528F4F85"/>
    <w:rsid w:val="52C25D94"/>
    <w:rsid w:val="532240A9"/>
    <w:rsid w:val="532E11F6"/>
    <w:rsid w:val="542F5541"/>
    <w:rsid w:val="544631DC"/>
    <w:rsid w:val="54C937CE"/>
    <w:rsid w:val="54EE700D"/>
    <w:rsid w:val="550B7D2E"/>
    <w:rsid w:val="55C46DB7"/>
    <w:rsid w:val="55F73C17"/>
    <w:rsid w:val="568A752A"/>
    <w:rsid w:val="57CF61E4"/>
    <w:rsid w:val="5802239C"/>
    <w:rsid w:val="582E66E9"/>
    <w:rsid w:val="58BA0837"/>
    <w:rsid w:val="58F479B6"/>
    <w:rsid w:val="594212D1"/>
    <w:rsid w:val="59FF0182"/>
    <w:rsid w:val="5A2430A4"/>
    <w:rsid w:val="5A7D1D90"/>
    <w:rsid w:val="5B1932ED"/>
    <w:rsid w:val="5B3C4D7A"/>
    <w:rsid w:val="5B821CBE"/>
    <w:rsid w:val="5B8D20FE"/>
    <w:rsid w:val="5C7A37E2"/>
    <w:rsid w:val="5CF1256F"/>
    <w:rsid w:val="5D1B7FF4"/>
    <w:rsid w:val="5D427226"/>
    <w:rsid w:val="5E421E90"/>
    <w:rsid w:val="5E9B2CBF"/>
    <w:rsid w:val="5EAD451A"/>
    <w:rsid w:val="5EE87B68"/>
    <w:rsid w:val="60C54E6D"/>
    <w:rsid w:val="60D93323"/>
    <w:rsid w:val="60DC0BA5"/>
    <w:rsid w:val="60E35D4E"/>
    <w:rsid w:val="613925F0"/>
    <w:rsid w:val="613C7208"/>
    <w:rsid w:val="61862C50"/>
    <w:rsid w:val="61D26CCD"/>
    <w:rsid w:val="61D342B9"/>
    <w:rsid w:val="61EC052E"/>
    <w:rsid w:val="621F4233"/>
    <w:rsid w:val="626236C1"/>
    <w:rsid w:val="640B142F"/>
    <w:rsid w:val="646D2703"/>
    <w:rsid w:val="64990D46"/>
    <w:rsid w:val="64AC21EA"/>
    <w:rsid w:val="64D24B1B"/>
    <w:rsid w:val="653A1597"/>
    <w:rsid w:val="653B205B"/>
    <w:rsid w:val="65EA5AE2"/>
    <w:rsid w:val="67B11E3B"/>
    <w:rsid w:val="67B66B0B"/>
    <w:rsid w:val="67C4437B"/>
    <w:rsid w:val="68A40FDB"/>
    <w:rsid w:val="691E7AC2"/>
    <w:rsid w:val="69342F24"/>
    <w:rsid w:val="69B41DC0"/>
    <w:rsid w:val="6AE523D5"/>
    <w:rsid w:val="6BD140E6"/>
    <w:rsid w:val="6BEB1142"/>
    <w:rsid w:val="6C1E5CB2"/>
    <w:rsid w:val="6C670C4B"/>
    <w:rsid w:val="6CD24BAE"/>
    <w:rsid w:val="6D524EB2"/>
    <w:rsid w:val="6D545E3B"/>
    <w:rsid w:val="6D886D30"/>
    <w:rsid w:val="6D8F11A6"/>
    <w:rsid w:val="6DBF09DF"/>
    <w:rsid w:val="6E097F18"/>
    <w:rsid w:val="6E5B0BE6"/>
    <w:rsid w:val="6E9E07DF"/>
    <w:rsid w:val="6F4A57EE"/>
    <w:rsid w:val="6F9A6439"/>
    <w:rsid w:val="6FF879DB"/>
    <w:rsid w:val="6FFF34B2"/>
    <w:rsid w:val="702B7770"/>
    <w:rsid w:val="70A1050A"/>
    <w:rsid w:val="70C72888"/>
    <w:rsid w:val="70D37051"/>
    <w:rsid w:val="70F16EDA"/>
    <w:rsid w:val="719D4BC4"/>
    <w:rsid w:val="72903F49"/>
    <w:rsid w:val="72F85DC6"/>
    <w:rsid w:val="72FA332E"/>
    <w:rsid w:val="732210D1"/>
    <w:rsid w:val="73A5270B"/>
    <w:rsid w:val="73C341AE"/>
    <w:rsid w:val="73D06EA3"/>
    <w:rsid w:val="748A0DB2"/>
    <w:rsid w:val="74C47EB4"/>
    <w:rsid w:val="7576155B"/>
    <w:rsid w:val="758A2A3F"/>
    <w:rsid w:val="75B848AE"/>
    <w:rsid w:val="7707212F"/>
    <w:rsid w:val="775D6737"/>
    <w:rsid w:val="775E2557"/>
    <w:rsid w:val="77B12CC9"/>
    <w:rsid w:val="780967D5"/>
    <w:rsid w:val="784C7AB1"/>
    <w:rsid w:val="78A57668"/>
    <w:rsid w:val="79D63BEB"/>
    <w:rsid w:val="7A2F39F0"/>
    <w:rsid w:val="7A441F70"/>
    <w:rsid w:val="7A7A45B7"/>
    <w:rsid w:val="7A7C22BE"/>
    <w:rsid w:val="7AB809AD"/>
    <w:rsid w:val="7AC9294D"/>
    <w:rsid w:val="7B541B46"/>
    <w:rsid w:val="7B630FEF"/>
    <w:rsid w:val="7B644E61"/>
    <w:rsid w:val="7B840A47"/>
    <w:rsid w:val="7B841241"/>
    <w:rsid w:val="7BEA5684"/>
    <w:rsid w:val="7C9176D5"/>
    <w:rsid w:val="7CA011BD"/>
    <w:rsid w:val="7CD23C8A"/>
    <w:rsid w:val="7D984D57"/>
    <w:rsid w:val="7E4266E2"/>
    <w:rsid w:val="7EB67698"/>
    <w:rsid w:val="7EEC3E85"/>
    <w:rsid w:val="7F0577B8"/>
    <w:rsid w:val="7F3B0F44"/>
    <w:rsid w:val="7F46655F"/>
    <w:rsid w:val="7F8326C0"/>
    <w:rsid w:val="7F9E43B1"/>
    <w:rsid w:val="7FEC7494"/>
    <w:rsid w:val="7FF23E9A"/>
    <w:rsid w:val="7FF96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link w:val="20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subject"/>
    <w:basedOn w:val="4"/>
    <w:next w:val="4"/>
    <w:link w:val="22"/>
    <w:qFormat/>
    <w:uiPriority w:val="0"/>
    <w:rPr>
      <w:b/>
      <w:bCs/>
    </w:rPr>
  </w:style>
  <w:style w:type="paragraph" w:styleId="4">
    <w:name w:val="annotation text"/>
    <w:basedOn w:val="1"/>
    <w:link w:val="21"/>
    <w:qFormat/>
    <w:uiPriority w:val="0"/>
    <w:pPr>
      <w:jc w:val="left"/>
    </w:pPr>
  </w:style>
  <w:style w:type="paragraph" w:styleId="5">
    <w:name w:val="toc 3"/>
    <w:basedOn w:val="1"/>
    <w:next w:val="1"/>
    <w:qFormat/>
    <w:uiPriority w:val="39"/>
    <w:pPr>
      <w:ind w:left="840" w:leftChars="400"/>
    </w:pPr>
  </w:style>
  <w:style w:type="paragraph" w:styleId="6">
    <w:name w:val="Balloon Text"/>
    <w:basedOn w:val="1"/>
    <w:link w:val="23"/>
    <w:qFormat/>
    <w:uiPriority w:val="0"/>
    <w:rPr>
      <w:sz w:val="18"/>
      <w:szCs w:val="18"/>
    </w:r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9">
    <w:name w:val="toc 1"/>
    <w:basedOn w:val="1"/>
    <w:next w:val="1"/>
    <w:qFormat/>
    <w:uiPriority w:val="39"/>
  </w:style>
  <w:style w:type="paragraph" w:styleId="10">
    <w:name w:val="toc 2"/>
    <w:basedOn w:val="1"/>
    <w:next w:val="1"/>
    <w:qFormat/>
    <w:uiPriority w:val="39"/>
    <w:pPr>
      <w:ind w:left="420" w:leftChars="200"/>
    </w:pPr>
  </w:style>
  <w:style w:type="character" w:styleId="12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3">
    <w:name w:val="annotation reference"/>
    <w:basedOn w:val="11"/>
    <w:qFormat/>
    <w:uiPriority w:val="0"/>
    <w:rPr>
      <w:sz w:val="21"/>
      <w:szCs w:val="21"/>
    </w:rPr>
  </w:style>
  <w:style w:type="table" w:styleId="15">
    <w:name w:val="Table Grid"/>
    <w:basedOn w:val="14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6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17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18">
    <w:name w:val="WPSOffice手动目录 3"/>
    <w:qFormat/>
    <w:uiPriority w:val="0"/>
    <w:pPr>
      <w:ind w:left="400" w:leftChars="400"/>
    </w:pPr>
    <w:rPr>
      <w:rFonts w:ascii="Times New Roman" w:hAnsi="Times New Roman" w:eastAsia="宋体" w:cs="Times New Roman"/>
      <w:lang w:val="en-US" w:eastAsia="zh-CN" w:bidi="ar-SA"/>
    </w:rPr>
  </w:style>
  <w:style w:type="paragraph" w:styleId="19">
    <w:name w:val="List Paragraph"/>
    <w:basedOn w:val="1"/>
    <w:qFormat/>
    <w:uiPriority w:val="99"/>
    <w:pPr>
      <w:ind w:firstLine="420" w:firstLineChars="200"/>
    </w:pPr>
  </w:style>
  <w:style w:type="character" w:customStyle="1" w:styleId="20">
    <w:name w:val="标题 3 Char"/>
    <w:basedOn w:val="11"/>
    <w:link w:val="2"/>
    <w:semiHidden/>
    <w:qFormat/>
    <w:uiPriority w:val="0"/>
    <w:rPr>
      <w:b/>
      <w:bCs/>
      <w:kern w:val="2"/>
      <w:sz w:val="32"/>
      <w:szCs w:val="32"/>
    </w:rPr>
  </w:style>
  <w:style w:type="character" w:customStyle="1" w:styleId="21">
    <w:name w:val="批注文字 Char"/>
    <w:basedOn w:val="11"/>
    <w:link w:val="4"/>
    <w:qFormat/>
    <w:uiPriority w:val="0"/>
    <w:rPr>
      <w:kern w:val="2"/>
      <w:sz w:val="21"/>
      <w:szCs w:val="24"/>
    </w:rPr>
  </w:style>
  <w:style w:type="character" w:customStyle="1" w:styleId="22">
    <w:name w:val="批注主题 Char"/>
    <w:basedOn w:val="21"/>
    <w:link w:val="3"/>
    <w:qFormat/>
    <w:uiPriority w:val="0"/>
    <w:rPr>
      <w:b/>
      <w:bCs/>
      <w:kern w:val="2"/>
      <w:sz w:val="21"/>
      <w:szCs w:val="24"/>
    </w:rPr>
  </w:style>
  <w:style w:type="character" w:customStyle="1" w:styleId="23">
    <w:name w:val="批注框文本 Char"/>
    <w:basedOn w:val="11"/>
    <w:link w:val="6"/>
    <w:qFormat/>
    <w:uiPriority w:val="0"/>
    <w:rPr>
      <w:kern w:val="2"/>
      <w:sz w:val="18"/>
      <w:szCs w:val="18"/>
    </w:rPr>
  </w:style>
</w:styles>
</file>

<file path=word/_rels/comments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microsoft.com/office/2011/relationships/commentsExtended" Target="commentsExtended.xml"/><Relationship Id="rId30" Type="http://schemas.microsoft.com/office/2011/relationships/people" Target="people.xml"/><Relationship Id="rId3" Type="http://schemas.openxmlformats.org/officeDocument/2006/relationships/comments" Target="comment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jpeg"/><Relationship Id="rId14" Type="http://schemas.openxmlformats.org/officeDocument/2006/relationships/image" Target="media/image6.emf"/><Relationship Id="rId13" Type="http://schemas.openxmlformats.org/officeDocument/2006/relationships/oleObject" Target="embeddings/oleObject1.bin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291</Words>
  <Characters>1662</Characters>
  <Lines>13</Lines>
  <Paragraphs>3</Paragraphs>
  <TotalTime>1</TotalTime>
  <ScaleCrop>false</ScaleCrop>
  <LinksUpToDate>false</LinksUpToDate>
  <CharactersWithSpaces>1950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WZ</dc:creator>
  <cp:lastModifiedBy>Maple</cp:lastModifiedBy>
  <dcterms:modified xsi:type="dcterms:W3CDTF">2018-06-14T07:42:59Z</dcterms:modified>
  <cp:revision>275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