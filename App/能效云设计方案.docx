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407971" w14:textId="77777777" w:rsidR="00C11493" w:rsidRDefault="00C11493">
      <w:pPr>
        <w:spacing w:line="360" w:lineRule="auto"/>
        <w:jc w:val="center"/>
        <w:rPr>
          <w:rFonts w:ascii="宋体" w:hAnsi="宋体" w:cs="宋体"/>
          <w:color w:val="000000" w:themeColor="text1"/>
          <w:sz w:val="48"/>
          <w:szCs w:val="48"/>
        </w:rPr>
      </w:pPr>
    </w:p>
    <w:p w14:paraId="397FEDFF" w14:textId="77777777" w:rsidR="00C11493" w:rsidRDefault="00C11493">
      <w:pPr>
        <w:spacing w:line="360" w:lineRule="auto"/>
        <w:jc w:val="center"/>
        <w:rPr>
          <w:rFonts w:ascii="宋体" w:hAnsi="宋体" w:cs="宋体"/>
          <w:color w:val="000000" w:themeColor="text1"/>
          <w:sz w:val="48"/>
          <w:szCs w:val="48"/>
        </w:rPr>
      </w:pPr>
    </w:p>
    <w:p w14:paraId="7BDA128B" w14:textId="77777777" w:rsidR="00C11493" w:rsidRDefault="00294236">
      <w:pPr>
        <w:spacing w:line="360" w:lineRule="auto"/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  <w:r>
        <w:rPr>
          <w:rFonts w:ascii="宋体" w:hAnsi="宋体" w:cs="宋体" w:hint="eastAsia"/>
          <w:b/>
          <w:color w:val="000000" w:themeColor="text1"/>
          <w:sz w:val="48"/>
          <w:szCs w:val="48"/>
        </w:rPr>
        <w:t>能源管理系统App设计方案</w:t>
      </w:r>
    </w:p>
    <w:p w14:paraId="78066690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28999D1F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282D7D03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7421B241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4BC06378" w14:textId="77777777" w:rsidR="00C11493" w:rsidRPr="00057F50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2EB4D62D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6A893F2E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2E49C8D0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5FA9AC20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0B3D3C4B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473EB59B" w14:textId="77777777" w:rsidR="00C11493" w:rsidRDefault="00C11493">
      <w:pPr>
        <w:jc w:val="center"/>
        <w:rPr>
          <w:rFonts w:ascii="宋体" w:hAnsi="宋体" w:cs="宋体"/>
          <w:b/>
          <w:color w:val="000000" w:themeColor="text1"/>
          <w:sz w:val="48"/>
          <w:szCs w:val="48"/>
        </w:rPr>
      </w:pPr>
    </w:p>
    <w:p w14:paraId="4BC9C32A" w14:textId="77777777" w:rsidR="00C11493" w:rsidRDefault="00294236">
      <w:pPr>
        <w:spacing w:line="360" w:lineRule="auto"/>
        <w:jc w:val="center"/>
        <w:rPr>
          <w:rFonts w:ascii="宋体" w:hAnsi="宋体" w:cs="宋体"/>
          <w:b/>
          <w:color w:val="000000" w:themeColor="text1"/>
          <w:sz w:val="24"/>
        </w:rPr>
      </w:pPr>
      <w:r>
        <w:rPr>
          <w:rFonts w:ascii="宋体" w:hAnsi="宋体" w:cs="宋体" w:hint="eastAsia"/>
          <w:b/>
          <w:color w:val="000000" w:themeColor="text1"/>
          <w:sz w:val="24"/>
        </w:rPr>
        <w:t xml:space="preserve">胡 </w:t>
      </w:r>
      <w:proofErr w:type="gramStart"/>
      <w:r>
        <w:rPr>
          <w:rFonts w:ascii="宋体" w:hAnsi="宋体" w:cs="宋体" w:hint="eastAsia"/>
          <w:b/>
          <w:color w:val="000000" w:themeColor="text1"/>
          <w:sz w:val="24"/>
        </w:rPr>
        <w:t>磊</w:t>
      </w:r>
      <w:proofErr w:type="gramEnd"/>
    </w:p>
    <w:p w14:paraId="16510385" w14:textId="77777777" w:rsidR="00C11493" w:rsidRDefault="00294236">
      <w:pPr>
        <w:jc w:val="center"/>
        <w:rPr>
          <w:rFonts w:ascii="宋体" w:hAnsi="宋体" w:cs="宋体"/>
          <w:color w:val="000000" w:themeColor="text1"/>
        </w:rPr>
      </w:pPr>
      <w:r>
        <w:rPr>
          <w:rFonts w:ascii="宋体" w:hAnsi="宋体" w:cs="宋体" w:hint="eastAsia"/>
          <w:color w:val="000000" w:themeColor="text1"/>
        </w:rPr>
        <w:t>2018年5月2</w:t>
      </w:r>
      <w:r>
        <w:rPr>
          <w:rFonts w:ascii="宋体" w:hAnsi="宋体" w:cs="宋体"/>
          <w:color w:val="000000" w:themeColor="text1"/>
        </w:rPr>
        <w:t>7</w:t>
      </w:r>
      <w:r>
        <w:rPr>
          <w:rFonts w:ascii="宋体" w:hAnsi="宋体" w:cs="宋体" w:hint="eastAsia"/>
          <w:color w:val="000000" w:themeColor="text1"/>
        </w:rPr>
        <w:t>日</w:t>
      </w:r>
    </w:p>
    <w:p w14:paraId="3D00AFF3" w14:textId="77777777" w:rsidR="00C11493" w:rsidRDefault="00C11493">
      <w:pPr>
        <w:jc w:val="center"/>
        <w:rPr>
          <w:rFonts w:ascii="宋体" w:hAnsi="宋体" w:cs="宋体"/>
          <w:color w:val="000000" w:themeColor="text1"/>
        </w:rPr>
      </w:pPr>
    </w:p>
    <w:p w14:paraId="38BBDBE3" w14:textId="77777777" w:rsidR="00C11493" w:rsidRDefault="00C11493">
      <w:pPr>
        <w:jc w:val="center"/>
        <w:rPr>
          <w:rFonts w:ascii="宋体" w:hAnsi="宋体" w:cs="宋体"/>
          <w:color w:val="000000" w:themeColor="text1"/>
        </w:rPr>
        <w:sectPr w:rsidR="00C11493">
          <w:head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9EF6AE9" w14:textId="77777777" w:rsidR="00C11493" w:rsidRDefault="00294236">
      <w:pPr>
        <w:pStyle w:val="1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 w:hint="eastAsia"/>
          <w:color w:val="000000" w:themeColor="text1"/>
        </w:rPr>
        <w:lastRenderedPageBreak/>
        <w:fldChar w:fldCharType="begin"/>
      </w:r>
      <w:r>
        <w:rPr>
          <w:rFonts w:ascii="宋体" w:hAnsi="宋体" w:cs="宋体" w:hint="eastAsia"/>
          <w:color w:val="000000" w:themeColor="text1"/>
        </w:rPr>
        <w:instrText xml:space="preserve">TOC \o "1-3" \h \u </w:instrText>
      </w:r>
      <w:r>
        <w:rPr>
          <w:rFonts w:ascii="宋体" w:hAnsi="宋体" w:cs="宋体" w:hint="eastAsia"/>
          <w:color w:val="000000" w:themeColor="text1"/>
        </w:rPr>
        <w:fldChar w:fldCharType="separate"/>
      </w:r>
      <w:hyperlink w:anchor="_Toc515310734" w:history="1">
        <w:r>
          <w:rPr>
            <w:rStyle w:val="a8"/>
            <w:rFonts w:ascii="宋体" w:hAnsi="宋体" w:cs="宋体" w:hint="eastAsia"/>
          </w:rPr>
          <w:t>一、 概述</w:t>
        </w:r>
        <w:r>
          <w:tab/>
        </w:r>
        <w:r>
          <w:fldChar w:fldCharType="begin"/>
        </w:r>
        <w:r>
          <w:instrText xml:space="preserve"> PAGEREF _Toc515310734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0E51F26" w14:textId="77777777" w:rsidR="00C11493" w:rsidRDefault="00FE0ECF">
      <w:pPr>
        <w:pStyle w:val="1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35" w:history="1">
        <w:r w:rsidR="00294236">
          <w:rPr>
            <w:rStyle w:val="a8"/>
            <w:rFonts w:ascii="宋体" w:hAnsi="宋体" w:cs="宋体" w:hint="eastAsia"/>
          </w:rPr>
          <w:t>二、 功能模块清单</w:t>
        </w:r>
        <w:r w:rsidR="00294236">
          <w:tab/>
        </w:r>
        <w:r w:rsidR="00294236">
          <w:fldChar w:fldCharType="begin"/>
        </w:r>
        <w:r w:rsidR="00294236">
          <w:instrText xml:space="preserve"> PAGEREF _Toc515310735 \h </w:instrText>
        </w:r>
        <w:r w:rsidR="00294236">
          <w:fldChar w:fldCharType="separate"/>
        </w:r>
        <w:r w:rsidR="00294236">
          <w:t>1</w:t>
        </w:r>
        <w:r w:rsidR="00294236">
          <w:fldChar w:fldCharType="end"/>
        </w:r>
      </w:hyperlink>
    </w:p>
    <w:p w14:paraId="40E8B89D" w14:textId="77777777" w:rsidR="00C11493" w:rsidRDefault="00FE0ECF">
      <w:pPr>
        <w:pStyle w:val="1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36" w:history="1">
        <w:r w:rsidR="00294236">
          <w:rPr>
            <w:rStyle w:val="a8"/>
            <w:rFonts w:hint="eastAsia"/>
          </w:rPr>
          <w:t>三、</w:t>
        </w:r>
        <w:r w:rsidR="00294236">
          <w:rPr>
            <w:rStyle w:val="a8"/>
            <w:rFonts w:ascii="宋体" w:hAnsi="宋体" w:cs="宋体"/>
          </w:rPr>
          <w:t xml:space="preserve"> APP</w:t>
        </w:r>
        <w:r w:rsidR="00294236">
          <w:rPr>
            <w:rStyle w:val="a8"/>
            <w:rFonts w:ascii="宋体" w:hAnsi="宋体" w:cs="宋体" w:hint="eastAsia"/>
          </w:rPr>
          <w:t>功能设计</w:t>
        </w:r>
        <w:r w:rsidR="00294236">
          <w:tab/>
        </w:r>
        <w:r w:rsidR="00294236">
          <w:fldChar w:fldCharType="begin"/>
        </w:r>
        <w:r w:rsidR="00294236">
          <w:instrText xml:space="preserve"> PAGEREF _Toc515310736 \h </w:instrText>
        </w:r>
        <w:r w:rsidR="00294236">
          <w:fldChar w:fldCharType="separate"/>
        </w:r>
        <w:r w:rsidR="00294236">
          <w:t>2</w:t>
        </w:r>
        <w:r w:rsidR="00294236">
          <w:fldChar w:fldCharType="end"/>
        </w:r>
      </w:hyperlink>
    </w:p>
    <w:p w14:paraId="3AFF47A3" w14:textId="77777777" w:rsidR="00C11493" w:rsidRDefault="00FE0ECF">
      <w:pPr>
        <w:pStyle w:val="2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37" w:history="1">
        <w:r w:rsidR="00294236">
          <w:rPr>
            <w:rStyle w:val="a8"/>
            <w:rFonts w:hint="eastAsia"/>
          </w:rPr>
          <w:t>1</w:t>
        </w:r>
        <w:r w:rsidR="00294236">
          <w:rPr>
            <w:rStyle w:val="a8"/>
            <w:rFonts w:hint="eastAsia"/>
          </w:rPr>
          <w:t>．</w:t>
        </w:r>
        <w:r w:rsidR="00294236">
          <w:rPr>
            <w:rStyle w:val="a8"/>
            <w:rFonts w:hint="eastAsia"/>
          </w:rPr>
          <w:t xml:space="preserve"> </w:t>
        </w:r>
        <w:r w:rsidR="00294236">
          <w:rPr>
            <w:rStyle w:val="a8"/>
            <w:rFonts w:hint="eastAsia"/>
          </w:rPr>
          <w:t>登录模块</w:t>
        </w:r>
        <w:r w:rsidR="00294236">
          <w:tab/>
        </w:r>
        <w:r w:rsidR="00294236">
          <w:fldChar w:fldCharType="begin"/>
        </w:r>
        <w:r w:rsidR="00294236">
          <w:instrText xml:space="preserve"> PAGEREF _Toc515310737 \h </w:instrText>
        </w:r>
        <w:r w:rsidR="00294236">
          <w:fldChar w:fldCharType="separate"/>
        </w:r>
        <w:r w:rsidR="00294236">
          <w:t>2</w:t>
        </w:r>
        <w:r w:rsidR="00294236">
          <w:fldChar w:fldCharType="end"/>
        </w:r>
      </w:hyperlink>
    </w:p>
    <w:p w14:paraId="6E6C0191" w14:textId="77777777" w:rsidR="00C11493" w:rsidRDefault="00FE0ECF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38" w:history="1">
        <w:r w:rsidR="00294236">
          <w:rPr>
            <w:rStyle w:val="a8"/>
          </w:rPr>
          <w:t>1.1</w:t>
        </w:r>
        <w:r w:rsidR="00294236">
          <w:rPr>
            <w:rFonts w:asciiTheme="minorHAnsi" w:eastAsiaTheme="minorEastAsia" w:hAnsiTheme="minorHAnsi" w:cstheme="minorBidi"/>
            <w:szCs w:val="22"/>
          </w:rPr>
          <w:tab/>
        </w:r>
        <w:r w:rsidR="00294236">
          <w:rPr>
            <w:rStyle w:val="a8"/>
            <w:rFonts w:hint="eastAsia"/>
          </w:rPr>
          <w:t>登录页面。</w:t>
        </w:r>
        <w:r w:rsidR="00294236">
          <w:tab/>
        </w:r>
        <w:r w:rsidR="00294236">
          <w:fldChar w:fldCharType="begin"/>
        </w:r>
        <w:r w:rsidR="00294236">
          <w:instrText xml:space="preserve"> PAGEREF _Toc515310738 \h </w:instrText>
        </w:r>
        <w:r w:rsidR="00294236">
          <w:fldChar w:fldCharType="separate"/>
        </w:r>
        <w:r w:rsidR="00294236">
          <w:t>2</w:t>
        </w:r>
        <w:r w:rsidR="00294236">
          <w:fldChar w:fldCharType="end"/>
        </w:r>
      </w:hyperlink>
    </w:p>
    <w:p w14:paraId="40851136" w14:textId="77777777" w:rsidR="00C11493" w:rsidRDefault="00FE0ECF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39" w:history="1">
        <w:r w:rsidR="00294236">
          <w:rPr>
            <w:rStyle w:val="a8"/>
          </w:rPr>
          <w:t>1.2</w:t>
        </w:r>
        <w:r w:rsidR="00294236">
          <w:rPr>
            <w:rFonts w:asciiTheme="minorHAnsi" w:eastAsiaTheme="minorEastAsia" w:hAnsiTheme="minorHAnsi" w:cstheme="minorBidi"/>
            <w:szCs w:val="22"/>
          </w:rPr>
          <w:tab/>
        </w:r>
        <w:r w:rsidR="00294236">
          <w:rPr>
            <w:rStyle w:val="a8"/>
            <w:rFonts w:hint="eastAsia"/>
          </w:rPr>
          <w:t>忘记密码</w:t>
        </w:r>
        <w:r w:rsidR="00294236">
          <w:tab/>
        </w:r>
        <w:r w:rsidR="00294236">
          <w:fldChar w:fldCharType="begin"/>
        </w:r>
        <w:r w:rsidR="00294236">
          <w:instrText xml:space="preserve"> PAGEREF _Toc515310739 \h </w:instrText>
        </w:r>
        <w:r w:rsidR="00294236">
          <w:fldChar w:fldCharType="separate"/>
        </w:r>
        <w:r w:rsidR="00294236">
          <w:t>2</w:t>
        </w:r>
        <w:r w:rsidR="00294236">
          <w:fldChar w:fldCharType="end"/>
        </w:r>
      </w:hyperlink>
    </w:p>
    <w:p w14:paraId="4BF21012" w14:textId="77777777" w:rsidR="00C11493" w:rsidRDefault="00FE0ECF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40" w:history="1">
        <w:r w:rsidR="00294236">
          <w:rPr>
            <w:rStyle w:val="a8"/>
          </w:rPr>
          <w:t>1.3</w:t>
        </w:r>
        <w:r w:rsidR="00294236">
          <w:rPr>
            <w:rFonts w:asciiTheme="minorHAnsi" w:eastAsiaTheme="minorEastAsia" w:hAnsiTheme="minorHAnsi" w:cstheme="minorBidi"/>
            <w:szCs w:val="22"/>
          </w:rPr>
          <w:tab/>
        </w:r>
        <w:r w:rsidR="00294236">
          <w:rPr>
            <w:rStyle w:val="a8"/>
            <w:rFonts w:hint="eastAsia"/>
          </w:rPr>
          <w:t>注册</w:t>
        </w:r>
        <w:r w:rsidR="00294236">
          <w:tab/>
        </w:r>
        <w:r w:rsidR="00294236">
          <w:fldChar w:fldCharType="begin"/>
        </w:r>
        <w:r w:rsidR="00294236">
          <w:instrText xml:space="preserve"> PAGEREF _Toc515310740 \h </w:instrText>
        </w:r>
        <w:r w:rsidR="00294236">
          <w:fldChar w:fldCharType="separate"/>
        </w:r>
        <w:r w:rsidR="00294236">
          <w:t>3</w:t>
        </w:r>
        <w:r w:rsidR="00294236">
          <w:fldChar w:fldCharType="end"/>
        </w:r>
      </w:hyperlink>
    </w:p>
    <w:p w14:paraId="205F5902" w14:textId="77777777" w:rsidR="00C11493" w:rsidRDefault="00FE0ECF">
      <w:pPr>
        <w:pStyle w:val="2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41" w:history="1">
        <w:r w:rsidR="00294236">
          <w:rPr>
            <w:rStyle w:val="a8"/>
            <w:rFonts w:hint="eastAsia"/>
          </w:rPr>
          <w:t>2</w:t>
        </w:r>
        <w:r w:rsidR="00294236">
          <w:rPr>
            <w:rStyle w:val="a8"/>
            <w:rFonts w:hint="eastAsia"/>
          </w:rPr>
          <w:t>．</w:t>
        </w:r>
        <w:r w:rsidR="00294236">
          <w:rPr>
            <w:rStyle w:val="a8"/>
            <w:rFonts w:hint="eastAsia"/>
          </w:rPr>
          <w:t xml:space="preserve"> </w:t>
        </w:r>
        <w:r w:rsidR="00294236">
          <w:rPr>
            <w:rStyle w:val="a8"/>
            <w:rFonts w:hint="eastAsia"/>
          </w:rPr>
          <w:t>功能列表</w:t>
        </w:r>
        <w:r w:rsidR="00294236">
          <w:tab/>
        </w:r>
        <w:r w:rsidR="00294236">
          <w:fldChar w:fldCharType="begin"/>
        </w:r>
        <w:r w:rsidR="00294236">
          <w:instrText xml:space="preserve"> PAGEREF _Toc515310741 \h </w:instrText>
        </w:r>
        <w:r w:rsidR="00294236">
          <w:fldChar w:fldCharType="separate"/>
        </w:r>
        <w:r w:rsidR="00294236">
          <w:t>4</w:t>
        </w:r>
        <w:r w:rsidR="00294236">
          <w:fldChar w:fldCharType="end"/>
        </w:r>
      </w:hyperlink>
    </w:p>
    <w:p w14:paraId="04E66CBC" w14:textId="77777777" w:rsidR="00C11493" w:rsidRDefault="00FE0ECF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42" w:history="1">
        <w:r w:rsidR="00294236">
          <w:rPr>
            <w:rStyle w:val="a8"/>
          </w:rPr>
          <w:t xml:space="preserve">2.1 </w:t>
        </w:r>
        <w:r w:rsidR="00294236">
          <w:rPr>
            <w:rStyle w:val="a8"/>
            <w:rFonts w:hint="eastAsia"/>
          </w:rPr>
          <w:t>日报数据</w:t>
        </w:r>
        <w:r w:rsidR="00294236">
          <w:tab/>
        </w:r>
        <w:r w:rsidR="00294236">
          <w:fldChar w:fldCharType="begin"/>
        </w:r>
        <w:r w:rsidR="00294236">
          <w:instrText xml:space="preserve"> PAGEREF _Toc515310742 \h </w:instrText>
        </w:r>
        <w:r w:rsidR="00294236">
          <w:fldChar w:fldCharType="separate"/>
        </w:r>
        <w:r w:rsidR="00294236">
          <w:t>4</w:t>
        </w:r>
        <w:r w:rsidR="00294236">
          <w:fldChar w:fldCharType="end"/>
        </w:r>
      </w:hyperlink>
    </w:p>
    <w:p w14:paraId="16E614F5" w14:textId="77777777" w:rsidR="00C11493" w:rsidRDefault="00FE0ECF">
      <w:pPr>
        <w:pStyle w:val="2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43" w:history="1">
        <w:r w:rsidR="00294236">
          <w:rPr>
            <w:rStyle w:val="a8"/>
            <w:rFonts w:hint="eastAsia"/>
          </w:rPr>
          <w:t>3</w:t>
        </w:r>
        <w:r w:rsidR="00294236">
          <w:rPr>
            <w:rStyle w:val="a8"/>
            <w:rFonts w:hint="eastAsia"/>
          </w:rPr>
          <w:t>．</w:t>
        </w:r>
        <w:r w:rsidR="00294236">
          <w:rPr>
            <w:rStyle w:val="a8"/>
            <w:rFonts w:hint="eastAsia"/>
          </w:rPr>
          <w:t xml:space="preserve"> </w:t>
        </w:r>
        <w:r w:rsidR="00294236">
          <w:rPr>
            <w:rStyle w:val="a8"/>
            <w:rFonts w:hint="eastAsia"/>
          </w:rPr>
          <w:t>消息</w:t>
        </w:r>
        <w:r w:rsidR="00294236">
          <w:tab/>
        </w:r>
        <w:r w:rsidR="00294236">
          <w:fldChar w:fldCharType="begin"/>
        </w:r>
        <w:r w:rsidR="00294236">
          <w:instrText xml:space="preserve"> PAGEREF _Toc515310743 \h </w:instrText>
        </w:r>
        <w:r w:rsidR="00294236">
          <w:fldChar w:fldCharType="separate"/>
        </w:r>
        <w:r w:rsidR="00294236">
          <w:t>5</w:t>
        </w:r>
        <w:r w:rsidR="00294236">
          <w:fldChar w:fldCharType="end"/>
        </w:r>
      </w:hyperlink>
    </w:p>
    <w:p w14:paraId="13BEB860" w14:textId="77777777" w:rsidR="00C11493" w:rsidRDefault="00FE0ECF">
      <w:pPr>
        <w:pStyle w:val="2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44" w:history="1">
        <w:r w:rsidR="00294236">
          <w:rPr>
            <w:rStyle w:val="a8"/>
            <w:rFonts w:hint="eastAsia"/>
          </w:rPr>
          <w:t>4</w:t>
        </w:r>
        <w:r w:rsidR="00294236">
          <w:rPr>
            <w:rStyle w:val="a8"/>
            <w:rFonts w:hint="eastAsia"/>
          </w:rPr>
          <w:t>．</w:t>
        </w:r>
        <w:r w:rsidR="00294236">
          <w:rPr>
            <w:rStyle w:val="a8"/>
            <w:rFonts w:hint="eastAsia"/>
          </w:rPr>
          <w:t xml:space="preserve"> </w:t>
        </w:r>
        <w:r w:rsidR="00294236">
          <w:rPr>
            <w:rStyle w:val="a8"/>
            <w:rFonts w:hint="eastAsia"/>
          </w:rPr>
          <w:t>我的</w:t>
        </w:r>
        <w:r w:rsidR="00294236">
          <w:tab/>
        </w:r>
        <w:r w:rsidR="00294236">
          <w:fldChar w:fldCharType="begin"/>
        </w:r>
        <w:r w:rsidR="00294236">
          <w:instrText xml:space="preserve"> PAGEREF _Toc515310744 \h </w:instrText>
        </w:r>
        <w:r w:rsidR="00294236">
          <w:fldChar w:fldCharType="separate"/>
        </w:r>
        <w:r w:rsidR="00294236">
          <w:t>6</w:t>
        </w:r>
        <w:r w:rsidR="00294236">
          <w:fldChar w:fldCharType="end"/>
        </w:r>
      </w:hyperlink>
    </w:p>
    <w:p w14:paraId="16B3E54A" w14:textId="77777777" w:rsidR="00C11493" w:rsidRDefault="00FE0ECF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45" w:history="1">
        <w:r w:rsidR="00294236">
          <w:rPr>
            <w:rStyle w:val="a8"/>
          </w:rPr>
          <w:t xml:space="preserve">4.1 </w:t>
        </w:r>
        <w:r w:rsidR="00294236">
          <w:rPr>
            <w:rStyle w:val="a8"/>
            <w:rFonts w:hint="eastAsia"/>
          </w:rPr>
          <w:t>基本资料管理</w:t>
        </w:r>
        <w:r w:rsidR="00294236">
          <w:tab/>
        </w:r>
        <w:r w:rsidR="00294236">
          <w:fldChar w:fldCharType="begin"/>
        </w:r>
        <w:r w:rsidR="00294236">
          <w:instrText xml:space="preserve"> PAGEREF _Toc515310745 \h </w:instrText>
        </w:r>
        <w:r w:rsidR="00294236">
          <w:fldChar w:fldCharType="separate"/>
        </w:r>
        <w:r w:rsidR="00294236">
          <w:t>6</w:t>
        </w:r>
        <w:r w:rsidR="00294236">
          <w:fldChar w:fldCharType="end"/>
        </w:r>
      </w:hyperlink>
    </w:p>
    <w:p w14:paraId="0E6FF405" w14:textId="77777777" w:rsidR="00C11493" w:rsidRDefault="00FE0ECF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46" w:history="1">
        <w:r w:rsidR="00294236">
          <w:rPr>
            <w:rStyle w:val="a8"/>
          </w:rPr>
          <w:t>4.2</w:t>
        </w:r>
        <w:r w:rsidR="00294236">
          <w:rPr>
            <w:rStyle w:val="a8"/>
            <w:rFonts w:hint="eastAsia"/>
          </w:rPr>
          <w:t>修改密码</w:t>
        </w:r>
        <w:r w:rsidR="00294236">
          <w:tab/>
        </w:r>
        <w:r w:rsidR="00294236">
          <w:fldChar w:fldCharType="begin"/>
        </w:r>
        <w:r w:rsidR="00294236">
          <w:instrText xml:space="preserve"> PAGEREF _Toc515310746 \h </w:instrText>
        </w:r>
        <w:r w:rsidR="00294236">
          <w:fldChar w:fldCharType="separate"/>
        </w:r>
        <w:r w:rsidR="00294236">
          <w:t>6</w:t>
        </w:r>
        <w:r w:rsidR="00294236">
          <w:fldChar w:fldCharType="end"/>
        </w:r>
      </w:hyperlink>
    </w:p>
    <w:p w14:paraId="77F116C4" w14:textId="77777777" w:rsidR="00C11493" w:rsidRDefault="00FE0ECF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47" w:history="1">
        <w:r w:rsidR="00294236">
          <w:rPr>
            <w:rStyle w:val="a8"/>
          </w:rPr>
          <w:t>4.3</w:t>
        </w:r>
        <w:r w:rsidR="00294236">
          <w:rPr>
            <w:rStyle w:val="a8"/>
            <w:rFonts w:hint="eastAsia"/>
          </w:rPr>
          <w:t>关于我们</w:t>
        </w:r>
        <w:r w:rsidR="00294236">
          <w:tab/>
        </w:r>
        <w:r w:rsidR="00294236">
          <w:fldChar w:fldCharType="begin"/>
        </w:r>
        <w:r w:rsidR="00294236">
          <w:instrText xml:space="preserve"> PAGEREF _Toc515310747 \h </w:instrText>
        </w:r>
        <w:r w:rsidR="00294236">
          <w:fldChar w:fldCharType="separate"/>
        </w:r>
        <w:r w:rsidR="00294236">
          <w:t>6</w:t>
        </w:r>
        <w:r w:rsidR="00294236">
          <w:fldChar w:fldCharType="end"/>
        </w:r>
      </w:hyperlink>
    </w:p>
    <w:p w14:paraId="77034AD2" w14:textId="77777777" w:rsidR="00C11493" w:rsidRDefault="00FE0ECF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szCs w:val="22"/>
        </w:rPr>
      </w:pPr>
      <w:hyperlink w:anchor="_Toc515310748" w:history="1">
        <w:r w:rsidR="00294236">
          <w:rPr>
            <w:rStyle w:val="a8"/>
          </w:rPr>
          <w:t>4.4</w:t>
        </w:r>
        <w:r w:rsidR="00294236">
          <w:rPr>
            <w:rStyle w:val="a8"/>
            <w:rFonts w:hint="eastAsia"/>
          </w:rPr>
          <w:t>退出登录</w:t>
        </w:r>
        <w:r w:rsidR="00294236">
          <w:tab/>
        </w:r>
        <w:r w:rsidR="00294236">
          <w:fldChar w:fldCharType="begin"/>
        </w:r>
        <w:r w:rsidR="00294236">
          <w:instrText xml:space="preserve"> PAGEREF _Toc515310748 \h </w:instrText>
        </w:r>
        <w:r w:rsidR="00294236">
          <w:fldChar w:fldCharType="separate"/>
        </w:r>
        <w:r w:rsidR="00294236">
          <w:t>7</w:t>
        </w:r>
        <w:r w:rsidR="00294236">
          <w:fldChar w:fldCharType="end"/>
        </w:r>
      </w:hyperlink>
    </w:p>
    <w:p w14:paraId="545A509A" w14:textId="77777777" w:rsidR="00C11493" w:rsidRDefault="00294236">
      <w:pPr>
        <w:jc w:val="left"/>
        <w:rPr>
          <w:rFonts w:ascii="宋体" w:hAnsi="宋体" w:cs="宋体"/>
          <w:color w:val="000000" w:themeColor="text1"/>
        </w:rPr>
      </w:pPr>
      <w:r>
        <w:rPr>
          <w:rFonts w:ascii="宋体" w:hAnsi="宋体" w:cs="宋体" w:hint="eastAsia"/>
          <w:color w:val="000000" w:themeColor="text1"/>
        </w:rPr>
        <w:fldChar w:fldCharType="end"/>
      </w:r>
    </w:p>
    <w:p w14:paraId="27D2F698" w14:textId="77777777" w:rsidR="00C11493" w:rsidRDefault="00C11493">
      <w:pPr>
        <w:jc w:val="left"/>
        <w:rPr>
          <w:rFonts w:ascii="宋体" w:hAnsi="宋体" w:cs="宋体"/>
          <w:color w:val="000000" w:themeColor="text1"/>
        </w:rPr>
      </w:pPr>
    </w:p>
    <w:p w14:paraId="0F556D12" w14:textId="77777777" w:rsidR="00C11493" w:rsidRDefault="00C11493">
      <w:pPr>
        <w:jc w:val="left"/>
        <w:rPr>
          <w:rFonts w:ascii="宋体" w:hAnsi="宋体" w:cs="宋体"/>
          <w:color w:val="000000" w:themeColor="text1"/>
        </w:rPr>
        <w:sectPr w:rsidR="00C11493">
          <w:headerReference w:type="first" r:id="rId9"/>
          <w:footerReference w:type="first" r:id="rId10"/>
          <w:pgSz w:w="11906" w:h="16838"/>
          <w:pgMar w:top="1440" w:right="1080" w:bottom="1440" w:left="1080" w:header="851" w:footer="992" w:gutter="0"/>
          <w:cols w:space="425"/>
          <w:titlePg/>
          <w:docGrid w:type="lines" w:linePitch="312"/>
        </w:sectPr>
      </w:pPr>
    </w:p>
    <w:p w14:paraId="5B46120C" w14:textId="77777777" w:rsidR="00C11493" w:rsidRDefault="00294236">
      <w:pPr>
        <w:numPr>
          <w:ilvl w:val="0"/>
          <w:numId w:val="1"/>
        </w:numPr>
        <w:spacing w:line="360" w:lineRule="auto"/>
        <w:ind w:firstLine="403"/>
        <w:jc w:val="left"/>
        <w:outlineLvl w:val="0"/>
        <w:rPr>
          <w:rFonts w:ascii="宋体" w:hAnsi="宋体" w:cs="宋体"/>
          <w:color w:val="000000" w:themeColor="text1"/>
          <w:sz w:val="24"/>
        </w:rPr>
      </w:pPr>
      <w:bookmarkStart w:id="0" w:name="_Toc14068"/>
      <w:bookmarkStart w:id="1" w:name="_Toc7948_WPSOffice_Level1"/>
      <w:bookmarkStart w:id="2" w:name="_Toc515310734"/>
      <w:r>
        <w:rPr>
          <w:rFonts w:ascii="宋体" w:hAnsi="宋体" w:cs="宋体" w:hint="eastAsia"/>
          <w:color w:val="000000" w:themeColor="text1"/>
          <w:sz w:val="24"/>
        </w:rPr>
        <w:lastRenderedPageBreak/>
        <w:t>概述</w:t>
      </w:r>
      <w:bookmarkEnd w:id="0"/>
      <w:bookmarkEnd w:id="1"/>
      <w:bookmarkEnd w:id="2"/>
    </w:p>
    <w:p w14:paraId="2A2F38C8" w14:textId="77777777" w:rsidR="00C11493" w:rsidRDefault="00294236">
      <w:pPr>
        <w:spacing w:line="360" w:lineRule="auto"/>
        <w:ind w:left="420" w:firstLine="420"/>
        <w:rPr>
          <w:rFonts w:ascii="宋体" w:hAnsi="宋体" w:cs="宋体"/>
          <w:color w:val="000000" w:themeColor="text1"/>
          <w:sz w:val="24"/>
        </w:rPr>
      </w:pPr>
      <w:r>
        <w:rPr>
          <w:rFonts w:ascii="宋体" w:hAnsi="宋体" w:cs="宋体"/>
          <w:color w:val="000000" w:themeColor="text1"/>
          <w:sz w:val="24"/>
        </w:rPr>
        <w:t>为方便企业更加便捷的对</w:t>
      </w:r>
      <w:r>
        <w:rPr>
          <w:rFonts w:ascii="宋体" w:hAnsi="宋体" w:cs="宋体" w:hint="eastAsia"/>
          <w:color w:val="000000" w:themeColor="text1"/>
          <w:sz w:val="24"/>
        </w:rPr>
        <w:t>自身</w:t>
      </w:r>
      <w:r>
        <w:rPr>
          <w:rFonts w:ascii="宋体" w:hAnsi="宋体" w:cs="宋体"/>
          <w:color w:val="000000" w:themeColor="text1"/>
          <w:sz w:val="24"/>
        </w:rPr>
        <w:t>用能情况进行实时查看</w:t>
      </w:r>
      <w:r>
        <w:rPr>
          <w:rFonts w:ascii="宋体" w:hAnsi="宋体" w:cs="宋体" w:hint="eastAsia"/>
          <w:color w:val="000000" w:themeColor="text1"/>
          <w:sz w:val="24"/>
        </w:rPr>
        <w:t>，</w:t>
      </w:r>
      <w:r>
        <w:rPr>
          <w:rFonts w:ascii="宋体" w:hAnsi="宋体" w:cs="宋体"/>
          <w:color w:val="000000" w:themeColor="text1"/>
          <w:sz w:val="24"/>
        </w:rPr>
        <w:t>时刻掌握用能状况</w:t>
      </w:r>
      <w:r>
        <w:rPr>
          <w:rFonts w:ascii="宋体" w:hAnsi="宋体" w:cs="宋体" w:hint="eastAsia"/>
          <w:color w:val="000000" w:themeColor="text1"/>
          <w:sz w:val="24"/>
        </w:rPr>
        <w:t>,秉承紧密结合现场实际工作模式的初衷，特此设计“能源管理系统App”，该系统由客户端App和后台配置系统两部分组成。</w:t>
      </w:r>
    </w:p>
    <w:p w14:paraId="70A2075A" w14:textId="77777777" w:rsidR="00C11493" w:rsidRDefault="00294236">
      <w:pPr>
        <w:spacing w:line="360" w:lineRule="auto"/>
        <w:ind w:left="420" w:firstLine="420"/>
        <w:rPr>
          <w:rFonts w:ascii="宋体" w:hAnsi="宋体" w:cs="宋体"/>
          <w:color w:val="000000" w:themeColor="text1"/>
          <w:sz w:val="24"/>
        </w:rPr>
      </w:pPr>
      <w:r>
        <w:rPr>
          <w:rFonts w:ascii="宋体" w:hAnsi="宋体" w:cs="宋体" w:hint="eastAsia"/>
          <w:color w:val="000000" w:themeColor="text1"/>
          <w:sz w:val="24"/>
        </w:rPr>
        <w:t>客户端适配IOS和Android两种平台，用户可通过App了解企业用电日报、用电月报，能源日/月环比等报表，并且可以时刻掌握现场重点设备的实时数据、实时接收重要的报警推送消息以及其他服务。</w:t>
      </w:r>
    </w:p>
    <w:p w14:paraId="1300F877" w14:textId="77777777" w:rsidR="00C11493" w:rsidRDefault="00294236">
      <w:pPr>
        <w:spacing w:line="360" w:lineRule="auto"/>
        <w:ind w:left="420" w:firstLine="420"/>
        <w:rPr>
          <w:rFonts w:ascii="宋体" w:hAnsi="宋体" w:cs="宋体"/>
          <w:color w:val="000000" w:themeColor="text1"/>
          <w:sz w:val="24"/>
        </w:rPr>
      </w:pPr>
      <w:r>
        <w:rPr>
          <w:rFonts w:ascii="宋体" w:hAnsi="宋体" w:cs="宋体" w:hint="eastAsia"/>
          <w:color w:val="000000" w:themeColor="text1"/>
          <w:sz w:val="24"/>
        </w:rPr>
        <w:t>后台系统主要为App提供一些配置服务。</w:t>
      </w:r>
    </w:p>
    <w:p w14:paraId="2748AEF2" w14:textId="77777777" w:rsidR="00C11493" w:rsidRDefault="00C11493">
      <w:pPr>
        <w:spacing w:line="360" w:lineRule="auto"/>
        <w:ind w:left="420" w:firstLine="420"/>
        <w:rPr>
          <w:color w:val="000000" w:themeColor="text1"/>
          <w:sz w:val="24"/>
        </w:rPr>
      </w:pPr>
    </w:p>
    <w:p w14:paraId="2A6C38DB" w14:textId="77777777" w:rsidR="00C11493" w:rsidRDefault="00294236">
      <w:pPr>
        <w:numPr>
          <w:ilvl w:val="0"/>
          <w:numId w:val="1"/>
        </w:numPr>
        <w:spacing w:line="360" w:lineRule="auto"/>
        <w:ind w:firstLine="403"/>
        <w:jc w:val="left"/>
        <w:outlineLvl w:val="0"/>
        <w:rPr>
          <w:rFonts w:ascii="宋体" w:hAnsi="宋体" w:cs="宋体"/>
          <w:color w:val="000000" w:themeColor="text1"/>
          <w:sz w:val="24"/>
        </w:rPr>
      </w:pPr>
      <w:bookmarkStart w:id="3" w:name="_Toc515310735"/>
      <w:r>
        <w:rPr>
          <w:rFonts w:ascii="宋体" w:hAnsi="宋体" w:cs="宋体" w:hint="eastAsia"/>
          <w:color w:val="000000" w:themeColor="text1"/>
          <w:sz w:val="24"/>
        </w:rPr>
        <w:t>功能模块</w:t>
      </w:r>
      <w:commentRangeStart w:id="4"/>
      <w:r>
        <w:rPr>
          <w:rFonts w:ascii="宋体" w:hAnsi="宋体" w:cs="宋体" w:hint="eastAsia"/>
          <w:color w:val="000000" w:themeColor="text1"/>
          <w:sz w:val="24"/>
        </w:rPr>
        <w:t>清单</w:t>
      </w:r>
      <w:bookmarkEnd w:id="3"/>
      <w:commentRangeEnd w:id="4"/>
      <w:r>
        <w:rPr>
          <w:rStyle w:val="a9"/>
        </w:rPr>
        <w:commentReference w:id="4"/>
      </w:r>
    </w:p>
    <w:tbl>
      <w:tblPr>
        <w:tblStyle w:val="aa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127"/>
        <w:gridCol w:w="4473"/>
      </w:tblGrid>
      <w:tr w:rsidR="00C11493" w14:paraId="099F8EB9" w14:textId="77777777">
        <w:trPr>
          <w:trHeight w:val="375"/>
          <w:jc w:val="center"/>
        </w:trPr>
        <w:tc>
          <w:tcPr>
            <w:tcW w:w="1696" w:type="dxa"/>
            <w:shd w:val="clear" w:color="auto" w:fill="FFC000"/>
          </w:tcPr>
          <w:p w14:paraId="3FC82D94" w14:textId="77777777" w:rsidR="00C11493" w:rsidRDefault="0029423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功能模块</w:t>
            </w:r>
          </w:p>
        </w:tc>
        <w:tc>
          <w:tcPr>
            <w:tcW w:w="2127" w:type="dxa"/>
            <w:shd w:val="clear" w:color="auto" w:fill="FFC000"/>
          </w:tcPr>
          <w:p w14:paraId="7D8950CB" w14:textId="77777777" w:rsidR="00C11493" w:rsidRDefault="0029423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子模块</w:t>
            </w:r>
          </w:p>
        </w:tc>
        <w:tc>
          <w:tcPr>
            <w:tcW w:w="4473" w:type="dxa"/>
            <w:shd w:val="clear" w:color="auto" w:fill="FFC000"/>
          </w:tcPr>
          <w:p w14:paraId="17ED6745" w14:textId="77777777" w:rsidR="00C11493" w:rsidRDefault="0029423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功能说明</w:t>
            </w:r>
          </w:p>
        </w:tc>
      </w:tr>
      <w:tr w:rsidR="00C11493" w14:paraId="55C8DE29" w14:textId="77777777">
        <w:trPr>
          <w:jc w:val="center"/>
        </w:trPr>
        <w:tc>
          <w:tcPr>
            <w:tcW w:w="1696" w:type="dxa"/>
          </w:tcPr>
          <w:p w14:paraId="4932FBB7" w14:textId="77777777" w:rsidR="00C11493" w:rsidRDefault="00294236">
            <w:pPr>
              <w:jc w:val="center"/>
            </w:pPr>
            <w:r>
              <w:rPr>
                <w:rFonts w:hint="eastAsia"/>
              </w:rPr>
              <w:t>欢迎界面</w:t>
            </w:r>
          </w:p>
        </w:tc>
        <w:tc>
          <w:tcPr>
            <w:tcW w:w="2127" w:type="dxa"/>
          </w:tcPr>
          <w:p w14:paraId="43EF7146" w14:textId="77777777" w:rsidR="00C11493" w:rsidRDefault="00294236">
            <w:pPr>
              <w:jc w:val="center"/>
            </w:pPr>
            <w:r>
              <w:t>/</w:t>
            </w:r>
          </w:p>
        </w:tc>
        <w:tc>
          <w:tcPr>
            <w:tcW w:w="4473" w:type="dxa"/>
          </w:tcPr>
          <w:p w14:paraId="53D96372" w14:textId="77777777" w:rsidR="00C11493" w:rsidRDefault="00C11493"/>
        </w:tc>
      </w:tr>
      <w:tr w:rsidR="00C11493" w14:paraId="477AA149" w14:textId="77777777">
        <w:trPr>
          <w:jc w:val="center"/>
        </w:trPr>
        <w:tc>
          <w:tcPr>
            <w:tcW w:w="1696" w:type="dxa"/>
            <w:vMerge w:val="restart"/>
          </w:tcPr>
          <w:p w14:paraId="15FFAB41" w14:textId="77777777" w:rsidR="00C11493" w:rsidRDefault="00C11493">
            <w:pPr>
              <w:jc w:val="center"/>
            </w:pPr>
          </w:p>
          <w:p w14:paraId="0C59A6B9" w14:textId="77777777" w:rsidR="00C11493" w:rsidRDefault="00294236">
            <w:pPr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2127" w:type="dxa"/>
          </w:tcPr>
          <w:p w14:paraId="665DACF8" w14:textId="77777777" w:rsidR="00C11493" w:rsidRDefault="00294236">
            <w:pPr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4473" w:type="dxa"/>
          </w:tcPr>
          <w:p w14:paraId="32C194EA" w14:textId="77777777" w:rsidR="00C11493" w:rsidRDefault="00C11493"/>
        </w:tc>
      </w:tr>
      <w:tr w:rsidR="00C11493" w14:paraId="47BE1712" w14:textId="77777777">
        <w:trPr>
          <w:jc w:val="center"/>
        </w:trPr>
        <w:tc>
          <w:tcPr>
            <w:tcW w:w="1696" w:type="dxa"/>
            <w:vMerge/>
          </w:tcPr>
          <w:p w14:paraId="468A43E9" w14:textId="77777777" w:rsidR="00C11493" w:rsidRDefault="00C11493">
            <w:pPr>
              <w:jc w:val="center"/>
            </w:pPr>
          </w:p>
        </w:tc>
        <w:tc>
          <w:tcPr>
            <w:tcW w:w="2127" w:type="dxa"/>
          </w:tcPr>
          <w:p w14:paraId="415C2C0B" w14:textId="77777777" w:rsidR="00C11493" w:rsidRDefault="00294236">
            <w:pPr>
              <w:jc w:val="center"/>
            </w:pPr>
            <w:r>
              <w:rPr>
                <w:rFonts w:hint="eastAsia"/>
              </w:rPr>
              <w:t>注册</w:t>
            </w:r>
          </w:p>
        </w:tc>
        <w:tc>
          <w:tcPr>
            <w:tcW w:w="4473" w:type="dxa"/>
          </w:tcPr>
          <w:p w14:paraId="08127924" w14:textId="77777777" w:rsidR="00C11493" w:rsidRDefault="00C11493">
            <w:pPr>
              <w:jc w:val="left"/>
            </w:pPr>
          </w:p>
        </w:tc>
      </w:tr>
      <w:tr w:rsidR="00C11493" w14:paraId="3C7C597E" w14:textId="77777777">
        <w:trPr>
          <w:jc w:val="center"/>
        </w:trPr>
        <w:tc>
          <w:tcPr>
            <w:tcW w:w="1696" w:type="dxa"/>
            <w:vMerge/>
          </w:tcPr>
          <w:p w14:paraId="6287E1D5" w14:textId="77777777" w:rsidR="00C11493" w:rsidRDefault="00C11493">
            <w:pPr>
              <w:jc w:val="center"/>
            </w:pPr>
          </w:p>
        </w:tc>
        <w:tc>
          <w:tcPr>
            <w:tcW w:w="2127" w:type="dxa"/>
          </w:tcPr>
          <w:p w14:paraId="11EF8F7C" w14:textId="77777777" w:rsidR="00C11493" w:rsidRDefault="00294236">
            <w:pPr>
              <w:jc w:val="center"/>
            </w:pPr>
            <w:r>
              <w:rPr>
                <w:rFonts w:hint="eastAsia"/>
              </w:rPr>
              <w:t>忘记密码</w:t>
            </w:r>
          </w:p>
        </w:tc>
        <w:tc>
          <w:tcPr>
            <w:tcW w:w="4473" w:type="dxa"/>
          </w:tcPr>
          <w:p w14:paraId="2E603920" w14:textId="77777777" w:rsidR="00C11493" w:rsidRDefault="00C11493"/>
        </w:tc>
      </w:tr>
      <w:tr w:rsidR="00C11493" w14:paraId="2AC28A2B" w14:textId="77777777">
        <w:trPr>
          <w:jc w:val="center"/>
        </w:trPr>
        <w:tc>
          <w:tcPr>
            <w:tcW w:w="1696" w:type="dxa"/>
            <w:vMerge w:val="restart"/>
          </w:tcPr>
          <w:p w14:paraId="0981FA96" w14:textId="77777777" w:rsidR="00C11493" w:rsidRDefault="00C11493">
            <w:pPr>
              <w:jc w:val="center"/>
            </w:pPr>
          </w:p>
          <w:p w14:paraId="5A770EBA" w14:textId="77777777" w:rsidR="00C11493" w:rsidRDefault="00C11493">
            <w:pPr>
              <w:jc w:val="center"/>
            </w:pPr>
          </w:p>
          <w:p w14:paraId="247CE54A" w14:textId="77777777" w:rsidR="00C11493" w:rsidRDefault="00294236">
            <w:pPr>
              <w:jc w:val="center"/>
            </w:pPr>
            <w:commentRangeStart w:id="5"/>
            <w:r>
              <w:rPr>
                <w:rFonts w:hint="eastAsia"/>
              </w:rPr>
              <w:t>报表</w:t>
            </w:r>
            <w:commentRangeEnd w:id="5"/>
            <w:r>
              <w:rPr>
                <w:rStyle w:val="a9"/>
              </w:rPr>
              <w:commentReference w:id="5"/>
            </w:r>
          </w:p>
        </w:tc>
        <w:tc>
          <w:tcPr>
            <w:tcW w:w="2127" w:type="dxa"/>
          </w:tcPr>
          <w:p w14:paraId="359BB364" w14:textId="77777777" w:rsidR="00C11493" w:rsidRDefault="00294236">
            <w:pPr>
              <w:jc w:val="center"/>
            </w:pPr>
            <w:del w:id="6" w:author="Maple" w:date="2018-06-12T19:33:00Z">
              <w:r>
                <w:rPr>
                  <w:rFonts w:hint="eastAsia"/>
                </w:rPr>
                <w:delText>耗电</w:delText>
              </w:r>
            </w:del>
            <w:ins w:id="7" w:author="QiQiGe WUYUN" w:date="2018-05-31T10:51:00Z">
              <w:del w:id="8" w:author="Maple" w:date="2018-06-12T19:33:00Z">
                <w:r>
                  <w:rPr>
                    <w:rFonts w:hint="eastAsia"/>
                  </w:rPr>
                  <w:delText>能耗</w:delText>
                </w:r>
              </w:del>
            </w:ins>
            <w:del w:id="9" w:author="Maple" w:date="2018-06-12T19:33:00Z">
              <w:r>
                <w:rPr>
                  <w:rFonts w:hint="eastAsia"/>
                </w:rPr>
                <w:delText>日报表</w:delText>
              </w:r>
            </w:del>
            <w:ins w:id="10" w:author="Maple" w:date="2018-06-12T19:33:00Z">
              <w:r>
                <w:rPr>
                  <w:rFonts w:hint="eastAsia"/>
                </w:rPr>
                <w:t>首页</w:t>
              </w:r>
            </w:ins>
          </w:p>
        </w:tc>
        <w:tc>
          <w:tcPr>
            <w:tcW w:w="4473" w:type="dxa"/>
          </w:tcPr>
          <w:p w14:paraId="313DCBDC" w14:textId="77777777" w:rsidR="00C11493" w:rsidRDefault="00294236">
            <w:pPr>
              <w:jc w:val="center"/>
              <w:pPrChange w:id="11" w:author="Maple" w:date="2018-06-12T19:34:00Z">
                <w:pPr/>
              </w:pPrChange>
            </w:pPr>
            <w:ins w:id="12" w:author="Maple" w:date="2018-06-12T19:34:00Z">
              <w:r>
                <w:rPr>
                  <w:rFonts w:hint="eastAsia"/>
                </w:rPr>
                <w:t>显示当月、当年的能耗、</w:t>
              </w:r>
              <w:r>
                <w:t>KPI</w:t>
              </w:r>
              <w:r>
                <w:rPr>
                  <w:rFonts w:hint="eastAsia"/>
                </w:rPr>
                <w:t>达标情况</w:t>
              </w:r>
            </w:ins>
            <w:del w:id="13" w:author="Maple" w:date="2018-06-12T19:33:00Z">
              <w:r>
                <w:delText>展示企业日</w:delText>
              </w:r>
              <w:r>
                <w:rPr>
                  <w:rFonts w:hint="eastAsia"/>
                </w:rPr>
                <w:delText>用电尖峰谷平</w:delText>
              </w:r>
            </w:del>
            <w:ins w:id="14" w:author="QiQiGe WUYUN" w:date="2018-05-31T10:52:00Z">
              <w:del w:id="15" w:author="Maple" w:date="2018-06-12T19:33:00Z">
                <w:r>
                  <w:rPr>
                    <w:rFonts w:hint="eastAsia"/>
                  </w:rPr>
                  <w:delText>用能趋势</w:delText>
                </w:r>
              </w:del>
            </w:ins>
          </w:p>
        </w:tc>
      </w:tr>
      <w:tr w:rsidR="00C11493" w14:paraId="4C00EA6D" w14:textId="77777777">
        <w:trPr>
          <w:jc w:val="center"/>
          <w:ins w:id="16" w:author="Maple" w:date="2018-06-12T19:32:00Z"/>
        </w:trPr>
        <w:tc>
          <w:tcPr>
            <w:tcW w:w="1696" w:type="dxa"/>
            <w:vMerge/>
          </w:tcPr>
          <w:p w14:paraId="043B65E5" w14:textId="77777777" w:rsidR="00C11493" w:rsidRDefault="00C11493">
            <w:pPr>
              <w:jc w:val="center"/>
              <w:rPr>
                <w:ins w:id="17" w:author="Maple" w:date="2018-06-12T19:32:00Z"/>
              </w:rPr>
            </w:pPr>
          </w:p>
        </w:tc>
        <w:tc>
          <w:tcPr>
            <w:tcW w:w="2127" w:type="dxa"/>
          </w:tcPr>
          <w:p w14:paraId="75C0C699" w14:textId="77777777" w:rsidR="00C11493" w:rsidRDefault="00294236">
            <w:pPr>
              <w:jc w:val="center"/>
              <w:rPr>
                <w:ins w:id="18" w:author="Maple" w:date="2018-06-12T19:32:00Z"/>
              </w:rPr>
            </w:pPr>
            <w:ins w:id="19" w:author="Maple" w:date="2018-06-12T19:33:00Z">
              <w:r>
                <w:rPr>
                  <w:rFonts w:hint="eastAsia"/>
                </w:rPr>
                <w:t>能耗</w:t>
              </w:r>
              <w:r>
                <w:t>日报表</w:t>
              </w:r>
            </w:ins>
          </w:p>
        </w:tc>
        <w:tc>
          <w:tcPr>
            <w:tcW w:w="4473" w:type="dxa"/>
          </w:tcPr>
          <w:p w14:paraId="7F8FD590" w14:textId="77777777" w:rsidR="00C11493" w:rsidRDefault="00294236">
            <w:pPr>
              <w:jc w:val="center"/>
              <w:rPr>
                <w:ins w:id="20" w:author="Maple" w:date="2018-06-12T19:32:00Z"/>
              </w:rPr>
              <w:pPrChange w:id="21" w:author="Maple" w:date="2018-06-12T19:34:00Z">
                <w:pPr/>
              </w:pPrChange>
            </w:pPr>
            <w:ins w:id="22" w:author="Maple" w:date="2018-06-12T19:33:00Z">
              <w:r>
                <w:t>展示企业</w:t>
              </w:r>
              <w:proofErr w:type="gramStart"/>
              <w:r>
                <w:t>日</w:t>
              </w:r>
              <w:r>
                <w:rPr>
                  <w:rFonts w:hint="eastAsia"/>
                </w:rPr>
                <w:t>用能趋势</w:t>
              </w:r>
            </w:ins>
            <w:proofErr w:type="gramEnd"/>
          </w:p>
        </w:tc>
      </w:tr>
      <w:tr w:rsidR="00C11493" w14:paraId="10B4A90F" w14:textId="77777777">
        <w:trPr>
          <w:jc w:val="center"/>
        </w:trPr>
        <w:tc>
          <w:tcPr>
            <w:tcW w:w="1696" w:type="dxa"/>
            <w:vMerge/>
          </w:tcPr>
          <w:p w14:paraId="5A2E2DD7" w14:textId="77777777" w:rsidR="00C11493" w:rsidRDefault="00C11493">
            <w:pPr>
              <w:jc w:val="center"/>
            </w:pPr>
          </w:p>
        </w:tc>
        <w:tc>
          <w:tcPr>
            <w:tcW w:w="2127" w:type="dxa"/>
          </w:tcPr>
          <w:p w14:paraId="38A16D91" w14:textId="77777777" w:rsidR="00C11493" w:rsidRDefault="00294236">
            <w:pPr>
              <w:jc w:val="center"/>
            </w:pPr>
            <w:del w:id="23" w:author="Maple" w:date="2018-06-12T19:33:00Z">
              <w:r>
                <w:rPr>
                  <w:rFonts w:hint="eastAsia"/>
                </w:rPr>
                <w:delText>耗电</w:delText>
              </w:r>
            </w:del>
            <w:ins w:id="24" w:author="QiQiGe WUYUN" w:date="2018-05-31T10:51:00Z">
              <w:del w:id="25" w:author="Maple" w:date="2018-06-12T19:33:00Z">
                <w:r>
                  <w:rPr>
                    <w:rFonts w:hint="eastAsia"/>
                  </w:rPr>
                  <w:delText>能还</w:delText>
                </w:r>
              </w:del>
            </w:ins>
            <w:proofErr w:type="gramStart"/>
            <w:ins w:id="26" w:author="Maple" w:date="2018-06-12T19:33:00Z">
              <w:r>
                <w:rPr>
                  <w:rFonts w:hint="eastAsia"/>
                </w:rPr>
                <w:t>能耗</w:t>
              </w:r>
            </w:ins>
            <w:r>
              <w:t>月</w:t>
            </w:r>
            <w:proofErr w:type="gramEnd"/>
            <w:r>
              <w:t>报表</w:t>
            </w:r>
          </w:p>
        </w:tc>
        <w:tc>
          <w:tcPr>
            <w:tcW w:w="4473" w:type="dxa"/>
          </w:tcPr>
          <w:p w14:paraId="23F53310" w14:textId="77777777" w:rsidR="00C11493" w:rsidRDefault="00C11493">
            <w:pPr>
              <w:jc w:val="center"/>
              <w:pPrChange w:id="27" w:author="Maple" w:date="2018-06-12T19:34:00Z">
                <w:pPr/>
              </w:pPrChange>
            </w:pPr>
          </w:p>
        </w:tc>
      </w:tr>
      <w:tr w:rsidR="00C11493" w14:paraId="16111F07" w14:textId="77777777">
        <w:trPr>
          <w:jc w:val="center"/>
        </w:trPr>
        <w:tc>
          <w:tcPr>
            <w:tcW w:w="1696" w:type="dxa"/>
            <w:vMerge/>
          </w:tcPr>
          <w:p w14:paraId="7DC6596C" w14:textId="77777777" w:rsidR="00C11493" w:rsidRDefault="00C11493">
            <w:pPr>
              <w:jc w:val="center"/>
            </w:pPr>
          </w:p>
        </w:tc>
        <w:tc>
          <w:tcPr>
            <w:tcW w:w="2127" w:type="dxa"/>
          </w:tcPr>
          <w:p w14:paraId="3D616E2F" w14:textId="77777777" w:rsidR="00C11493" w:rsidRDefault="00294236">
            <w:pPr>
              <w:jc w:val="center"/>
            </w:pPr>
            <w:r>
              <w:t>企业</w:t>
            </w:r>
            <w:r>
              <w:rPr>
                <w:rFonts w:hint="eastAsia"/>
              </w:rPr>
              <w:t>KPI</w:t>
            </w:r>
            <w:ins w:id="28" w:author="QiQiGe WUYUN" w:date="2018-05-31T10:51:00Z">
              <w:r>
                <w:rPr>
                  <w:rFonts w:hint="eastAsia"/>
                </w:rPr>
                <w:t>指标</w:t>
              </w:r>
            </w:ins>
          </w:p>
        </w:tc>
        <w:tc>
          <w:tcPr>
            <w:tcW w:w="4473" w:type="dxa"/>
          </w:tcPr>
          <w:p w14:paraId="5DCCD4EB" w14:textId="77777777" w:rsidR="00C11493" w:rsidRDefault="00C11493">
            <w:pPr>
              <w:jc w:val="center"/>
              <w:pPrChange w:id="29" w:author="Maple" w:date="2018-06-12T19:34:00Z">
                <w:pPr/>
              </w:pPrChange>
            </w:pPr>
          </w:p>
        </w:tc>
      </w:tr>
      <w:tr w:rsidR="00C11493" w14:paraId="19FE42E7" w14:textId="77777777">
        <w:trPr>
          <w:jc w:val="center"/>
        </w:trPr>
        <w:tc>
          <w:tcPr>
            <w:tcW w:w="1696" w:type="dxa"/>
            <w:vMerge/>
          </w:tcPr>
          <w:p w14:paraId="03C87CBF" w14:textId="77777777" w:rsidR="00C11493" w:rsidRDefault="00C11493">
            <w:pPr>
              <w:jc w:val="center"/>
            </w:pPr>
          </w:p>
        </w:tc>
        <w:tc>
          <w:tcPr>
            <w:tcW w:w="2127" w:type="dxa"/>
          </w:tcPr>
          <w:p w14:paraId="3D664EC1" w14:textId="3E302E56" w:rsidR="00C11493" w:rsidRDefault="00057F50">
            <w:pPr>
              <w:jc w:val="center"/>
            </w:pPr>
            <w:proofErr w:type="gramStart"/>
            <w:ins w:id="30" w:author="67539" w:date="2018-06-12T20:47:00Z">
              <w:r>
                <w:rPr>
                  <w:rFonts w:hint="eastAsia"/>
                </w:rPr>
                <w:t>能源环</w:t>
              </w:r>
              <w:proofErr w:type="gramEnd"/>
              <w:r>
                <w:rPr>
                  <w:rFonts w:hint="eastAsia"/>
                </w:rPr>
                <w:t>比、同比</w:t>
              </w:r>
            </w:ins>
            <w:del w:id="31" w:author="67539" w:date="2018-06-12T19:39:00Z">
              <w:r w:rsidR="00294236" w:rsidDel="005321C0">
                <w:delText>其他报表</w:delText>
              </w:r>
            </w:del>
          </w:p>
        </w:tc>
        <w:tc>
          <w:tcPr>
            <w:tcW w:w="4473" w:type="dxa"/>
          </w:tcPr>
          <w:p w14:paraId="18E811C4" w14:textId="77777777" w:rsidR="00C11493" w:rsidRDefault="00C11493"/>
        </w:tc>
      </w:tr>
      <w:tr w:rsidR="00C11493" w14:paraId="43F1EE11" w14:textId="77777777">
        <w:trPr>
          <w:jc w:val="center"/>
        </w:trPr>
        <w:tc>
          <w:tcPr>
            <w:tcW w:w="1696" w:type="dxa"/>
            <w:vMerge w:val="restart"/>
          </w:tcPr>
          <w:p w14:paraId="4A596252" w14:textId="77777777" w:rsidR="00C11493" w:rsidRDefault="00294236">
            <w:r>
              <w:rPr>
                <w:rFonts w:hint="eastAsia"/>
              </w:rPr>
              <w:t xml:space="preserve">     </w:t>
            </w:r>
          </w:p>
          <w:p w14:paraId="621DCBCA" w14:textId="77777777" w:rsidR="00C11493" w:rsidRDefault="00294236">
            <w:pPr>
              <w:jc w:val="center"/>
            </w:pPr>
            <w:r>
              <w:rPr>
                <w:rFonts w:hint="eastAsia"/>
              </w:rPr>
              <w:t>消息</w:t>
            </w:r>
          </w:p>
        </w:tc>
        <w:tc>
          <w:tcPr>
            <w:tcW w:w="2127" w:type="dxa"/>
          </w:tcPr>
          <w:p w14:paraId="2C1FE2B8" w14:textId="77777777" w:rsidR="00C11493" w:rsidRDefault="00294236">
            <w:pPr>
              <w:jc w:val="center"/>
            </w:pPr>
            <w:r>
              <w:rPr>
                <w:rFonts w:hint="eastAsia"/>
              </w:rPr>
              <w:t>消息接收</w:t>
            </w:r>
          </w:p>
        </w:tc>
        <w:tc>
          <w:tcPr>
            <w:tcW w:w="4473" w:type="dxa"/>
          </w:tcPr>
          <w:p w14:paraId="5E497A9E" w14:textId="77777777" w:rsidR="00C11493" w:rsidRDefault="00294236">
            <w:r>
              <w:t>手机接收系统报警</w:t>
            </w:r>
            <w:r>
              <w:rPr>
                <w:rFonts w:hint="eastAsia"/>
              </w:rPr>
              <w:t>，</w:t>
            </w:r>
            <w:r>
              <w:t>系统在待机状态可接收后台服务推送的消息</w:t>
            </w:r>
            <w:r>
              <w:rPr>
                <w:rFonts w:hint="eastAsia"/>
              </w:rPr>
              <w:t>。</w:t>
            </w:r>
          </w:p>
        </w:tc>
      </w:tr>
      <w:tr w:rsidR="00C11493" w14:paraId="17F81515" w14:textId="77777777">
        <w:trPr>
          <w:jc w:val="center"/>
        </w:trPr>
        <w:tc>
          <w:tcPr>
            <w:tcW w:w="1696" w:type="dxa"/>
            <w:vMerge/>
          </w:tcPr>
          <w:p w14:paraId="3346E6E1" w14:textId="77777777" w:rsidR="00C11493" w:rsidRDefault="00C11493"/>
        </w:tc>
        <w:tc>
          <w:tcPr>
            <w:tcW w:w="2127" w:type="dxa"/>
          </w:tcPr>
          <w:p w14:paraId="4214245F" w14:textId="77777777" w:rsidR="00C11493" w:rsidRDefault="00294236">
            <w:pPr>
              <w:jc w:val="center"/>
            </w:pPr>
            <w:r>
              <w:rPr>
                <w:rFonts w:hint="eastAsia"/>
              </w:rPr>
              <w:t>消息查看</w:t>
            </w:r>
          </w:p>
        </w:tc>
        <w:tc>
          <w:tcPr>
            <w:tcW w:w="4473" w:type="dxa"/>
          </w:tcPr>
          <w:p w14:paraId="19C43A2A" w14:textId="77777777" w:rsidR="00C11493" w:rsidRDefault="00294236">
            <w:r>
              <w:t>用来</w:t>
            </w:r>
            <w:r>
              <w:rPr>
                <w:rFonts w:hint="eastAsia"/>
              </w:rPr>
              <w:t>查看</w:t>
            </w:r>
            <w:r>
              <w:t>系统报警的详细消息</w:t>
            </w:r>
          </w:p>
        </w:tc>
      </w:tr>
      <w:tr w:rsidR="00C11493" w14:paraId="5194A737" w14:textId="77777777">
        <w:trPr>
          <w:jc w:val="center"/>
        </w:trPr>
        <w:tc>
          <w:tcPr>
            <w:tcW w:w="1696" w:type="dxa"/>
            <w:vMerge w:val="restart"/>
          </w:tcPr>
          <w:p w14:paraId="234D8678" w14:textId="77777777" w:rsidR="00C11493" w:rsidRDefault="00C11493">
            <w:pPr>
              <w:jc w:val="center"/>
            </w:pPr>
          </w:p>
          <w:p w14:paraId="702C7A24" w14:textId="77777777" w:rsidR="00C11493" w:rsidRDefault="00C11493">
            <w:pPr>
              <w:jc w:val="center"/>
            </w:pPr>
          </w:p>
          <w:p w14:paraId="75569B08" w14:textId="77777777" w:rsidR="00C11493" w:rsidRDefault="00294236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127" w:type="dxa"/>
          </w:tcPr>
          <w:p w14:paraId="168667BD" w14:textId="77777777" w:rsidR="00C11493" w:rsidRDefault="00294236">
            <w:pPr>
              <w:jc w:val="center"/>
            </w:pPr>
            <w:r>
              <w:t>基本资料管理</w:t>
            </w:r>
          </w:p>
        </w:tc>
        <w:tc>
          <w:tcPr>
            <w:tcW w:w="4473" w:type="dxa"/>
          </w:tcPr>
          <w:p w14:paraId="3D466B71" w14:textId="77777777" w:rsidR="00C11493" w:rsidRDefault="00294236">
            <w:r>
              <w:t>管理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用户个人资料，包括：头像、姓名昵称、电话号码等</w:t>
            </w:r>
          </w:p>
        </w:tc>
      </w:tr>
      <w:tr w:rsidR="00C11493" w14:paraId="1D168998" w14:textId="77777777">
        <w:trPr>
          <w:jc w:val="center"/>
        </w:trPr>
        <w:tc>
          <w:tcPr>
            <w:tcW w:w="1696" w:type="dxa"/>
            <w:vMerge/>
          </w:tcPr>
          <w:p w14:paraId="4EDFC8AA" w14:textId="77777777" w:rsidR="00C11493" w:rsidRDefault="00C11493"/>
        </w:tc>
        <w:tc>
          <w:tcPr>
            <w:tcW w:w="2127" w:type="dxa"/>
          </w:tcPr>
          <w:p w14:paraId="7A21F9DF" w14:textId="77777777" w:rsidR="00C11493" w:rsidRDefault="00294236">
            <w:pPr>
              <w:jc w:val="center"/>
            </w:pPr>
            <w:r>
              <w:t>修改密码</w:t>
            </w:r>
          </w:p>
        </w:tc>
        <w:tc>
          <w:tcPr>
            <w:tcW w:w="4473" w:type="dxa"/>
          </w:tcPr>
          <w:p w14:paraId="047BD13B" w14:textId="77777777" w:rsidR="00C11493" w:rsidRDefault="00C11493"/>
        </w:tc>
      </w:tr>
      <w:tr w:rsidR="00C11493" w14:paraId="4FD17E01" w14:textId="77777777">
        <w:trPr>
          <w:jc w:val="center"/>
        </w:trPr>
        <w:tc>
          <w:tcPr>
            <w:tcW w:w="1696" w:type="dxa"/>
            <w:vMerge/>
          </w:tcPr>
          <w:p w14:paraId="04A958CD" w14:textId="77777777" w:rsidR="00C11493" w:rsidRDefault="00C11493"/>
        </w:tc>
        <w:tc>
          <w:tcPr>
            <w:tcW w:w="2127" w:type="dxa"/>
          </w:tcPr>
          <w:p w14:paraId="6FC05602" w14:textId="77777777" w:rsidR="00C11493" w:rsidRDefault="00294236">
            <w:pPr>
              <w:jc w:val="center"/>
            </w:pPr>
            <w:r>
              <w:t>退出登录</w:t>
            </w:r>
          </w:p>
        </w:tc>
        <w:tc>
          <w:tcPr>
            <w:tcW w:w="4473" w:type="dxa"/>
          </w:tcPr>
          <w:p w14:paraId="40B08B01" w14:textId="77777777" w:rsidR="00C11493" w:rsidRDefault="00C11493"/>
        </w:tc>
      </w:tr>
      <w:tr w:rsidR="00C11493" w14:paraId="0AFD9E40" w14:textId="77777777">
        <w:trPr>
          <w:jc w:val="center"/>
        </w:trPr>
        <w:tc>
          <w:tcPr>
            <w:tcW w:w="1696" w:type="dxa"/>
            <w:vMerge/>
          </w:tcPr>
          <w:p w14:paraId="32DBC1A2" w14:textId="77777777" w:rsidR="00C11493" w:rsidRDefault="00C11493"/>
        </w:tc>
        <w:tc>
          <w:tcPr>
            <w:tcW w:w="2127" w:type="dxa"/>
          </w:tcPr>
          <w:p w14:paraId="33A03274" w14:textId="77777777" w:rsidR="00C11493" w:rsidRDefault="00294236">
            <w:pPr>
              <w:jc w:val="center"/>
            </w:pPr>
            <w:r>
              <w:rPr>
                <w:rFonts w:hint="eastAsia"/>
              </w:rPr>
              <w:t>关于</w:t>
            </w:r>
            <w:r>
              <w:t>我们</w:t>
            </w:r>
          </w:p>
        </w:tc>
        <w:tc>
          <w:tcPr>
            <w:tcW w:w="4473" w:type="dxa"/>
          </w:tcPr>
          <w:p w14:paraId="23BC5460" w14:textId="77777777" w:rsidR="00C11493" w:rsidRDefault="00294236">
            <w:r>
              <w:rPr>
                <w:rFonts w:hint="eastAsia"/>
              </w:rPr>
              <w:t>介绍</w:t>
            </w:r>
            <w:r>
              <w:t>企业以及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基本信息</w:t>
            </w:r>
          </w:p>
        </w:tc>
      </w:tr>
    </w:tbl>
    <w:p w14:paraId="3EACB9A5" w14:textId="77777777" w:rsidR="00C11493" w:rsidRDefault="00294236">
      <w:pPr>
        <w:pageBreakBefore/>
        <w:numPr>
          <w:ilvl w:val="0"/>
          <w:numId w:val="1"/>
        </w:numPr>
        <w:spacing w:line="360" w:lineRule="auto"/>
        <w:ind w:firstLine="403"/>
        <w:jc w:val="left"/>
        <w:outlineLvl w:val="0"/>
        <w:rPr>
          <w:color w:val="000000" w:themeColor="text1"/>
          <w:sz w:val="24"/>
        </w:rPr>
      </w:pPr>
      <w:bookmarkStart w:id="32" w:name="_Toc11358_WPSOffice_Level1"/>
      <w:bookmarkStart w:id="33" w:name="_Toc515310736"/>
      <w:bookmarkStart w:id="34" w:name="_Toc19008"/>
      <w:bookmarkStart w:id="35" w:name="_Toc1852"/>
      <w:bookmarkStart w:id="36" w:name="_Toc1027"/>
      <w:bookmarkStart w:id="37" w:name="_Toc12448"/>
      <w:r>
        <w:rPr>
          <w:rFonts w:ascii="宋体" w:hAnsi="宋体" w:cs="宋体" w:hint="eastAsia"/>
          <w:color w:val="000000" w:themeColor="text1"/>
          <w:sz w:val="24"/>
        </w:rPr>
        <w:lastRenderedPageBreak/>
        <w:t>APP功能设计</w:t>
      </w:r>
      <w:bookmarkEnd w:id="32"/>
      <w:bookmarkEnd w:id="33"/>
      <w:bookmarkEnd w:id="34"/>
      <w:bookmarkEnd w:id="35"/>
      <w:bookmarkEnd w:id="36"/>
      <w:bookmarkEnd w:id="37"/>
    </w:p>
    <w:p w14:paraId="035AB1DB" w14:textId="77777777" w:rsidR="00C11493" w:rsidRDefault="00294236"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</w:rPr>
      </w:pPr>
      <w:bookmarkStart w:id="38" w:name="_Toc993"/>
      <w:bookmarkStart w:id="39" w:name="_Toc18517"/>
      <w:bookmarkStart w:id="40" w:name="_Toc7948_WPSOffice_Level2"/>
      <w:bookmarkStart w:id="41" w:name="_Toc29160"/>
      <w:bookmarkStart w:id="42" w:name="_Toc30399"/>
      <w:bookmarkStart w:id="43" w:name="_Toc515310737"/>
      <w:r>
        <w:rPr>
          <w:rFonts w:hint="eastAsia"/>
          <w:color w:val="000000" w:themeColor="text1"/>
          <w:sz w:val="24"/>
        </w:rPr>
        <w:t>登录</w:t>
      </w:r>
      <w:bookmarkEnd w:id="38"/>
      <w:bookmarkEnd w:id="39"/>
      <w:bookmarkEnd w:id="40"/>
      <w:bookmarkEnd w:id="41"/>
      <w:bookmarkEnd w:id="42"/>
      <w:r>
        <w:rPr>
          <w:rFonts w:hint="eastAsia"/>
          <w:color w:val="000000" w:themeColor="text1"/>
          <w:sz w:val="24"/>
        </w:rPr>
        <w:t>模块</w:t>
      </w:r>
      <w:bookmarkEnd w:id="43"/>
    </w:p>
    <w:p w14:paraId="4965D9E7" w14:textId="77777777" w:rsidR="00C11493" w:rsidRDefault="00294236">
      <w:pPr>
        <w:pStyle w:val="ab"/>
        <w:numPr>
          <w:ilvl w:val="1"/>
          <w:numId w:val="2"/>
        </w:numPr>
        <w:spacing w:line="360" w:lineRule="auto"/>
        <w:ind w:firstLineChars="0"/>
        <w:jc w:val="left"/>
        <w:outlineLvl w:val="2"/>
        <w:rPr>
          <w:color w:val="000000" w:themeColor="text1"/>
          <w:sz w:val="24"/>
        </w:rPr>
      </w:pPr>
      <w:bookmarkStart w:id="44" w:name="_Toc515310738"/>
      <w:r>
        <w:rPr>
          <w:rFonts w:hint="eastAsia"/>
          <w:color w:val="000000" w:themeColor="text1"/>
          <w:sz w:val="24"/>
        </w:rPr>
        <w:t>登录页面。</w:t>
      </w:r>
      <w:bookmarkEnd w:id="44"/>
    </w:p>
    <w:p w14:paraId="6365475C" w14:textId="77777777" w:rsidR="00C11493" w:rsidRDefault="00294236">
      <w:pPr>
        <w:pStyle w:val="ab"/>
        <w:spacing w:line="360" w:lineRule="auto"/>
        <w:ind w:left="1264" w:firstLineChars="0" w:firstLine="0"/>
        <w:jc w:val="lef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登录账号为用户手机号</w:t>
      </w:r>
    </w:p>
    <w:p w14:paraId="3F6F8976" w14:textId="77777777" w:rsidR="00C11493" w:rsidRDefault="00294236">
      <w:pPr>
        <w:pStyle w:val="ab"/>
        <w:spacing w:line="360" w:lineRule="auto"/>
        <w:ind w:left="1264" w:firstLineChars="300" w:firstLine="630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>
            <wp:extent cx="2718435" cy="405511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423" cy="40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4311" w14:textId="77777777" w:rsidR="00C11493" w:rsidRDefault="00294236">
      <w:pPr>
        <w:pStyle w:val="ab"/>
        <w:numPr>
          <w:ilvl w:val="1"/>
          <w:numId w:val="2"/>
        </w:numPr>
        <w:spacing w:line="360" w:lineRule="auto"/>
        <w:ind w:firstLineChars="0"/>
        <w:jc w:val="left"/>
        <w:outlineLvl w:val="2"/>
        <w:rPr>
          <w:color w:val="000000" w:themeColor="text1"/>
          <w:sz w:val="24"/>
        </w:rPr>
      </w:pPr>
      <w:bookmarkStart w:id="45" w:name="_Toc515310739"/>
      <w:r>
        <w:rPr>
          <w:color w:val="000000" w:themeColor="text1"/>
          <w:sz w:val="24"/>
        </w:rPr>
        <w:t>忘记密码</w:t>
      </w:r>
      <w:bookmarkEnd w:id="45"/>
    </w:p>
    <w:p w14:paraId="598EBCCA" w14:textId="77777777" w:rsidR="00C11493" w:rsidRDefault="00294236">
      <w:pPr>
        <w:pStyle w:val="ab"/>
        <w:spacing w:line="360" w:lineRule="auto"/>
        <w:ind w:left="1264" w:firstLineChars="0" w:firstLine="0"/>
        <w:jc w:val="lef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通过短信验证进行密码修改</w:t>
      </w:r>
    </w:p>
    <w:p w14:paraId="53ED7483" w14:textId="77777777" w:rsidR="00C11493" w:rsidRDefault="00294236">
      <w:pPr>
        <w:pStyle w:val="ab"/>
        <w:spacing w:line="360" w:lineRule="auto"/>
        <w:ind w:left="1264"/>
        <w:jc w:val="left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>
            <wp:extent cx="3081655" cy="331343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874" cy="33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AB57" w14:textId="77777777" w:rsidR="00C11493" w:rsidRDefault="00294236">
      <w:pPr>
        <w:pStyle w:val="ab"/>
        <w:numPr>
          <w:ilvl w:val="1"/>
          <w:numId w:val="2"/>
        </w:numPr>
        <w:spacing w:line="360" w:lineRule="auto"/>
        <w:ind w:firstLineChars="0"/>
        <w:jc w:val="left"/>
        <w:outlineLvl w:val="2"/>
        <w:rPr>
          <w:color w:val="000000" w:themeColor="text1"/>
          <w:sz w:val="24"/>
        </w:rPr>
      </w:pPr>
      <w:bookmarkStart w:id="46" w:name="_Toc515310740"/>
      <w:r>
        <w:rPr>
          <w:rFonts w:hint="eastAsia"/>
          <w:color w:val="000000" w:themeColor="text1"/>
          <w:sz w:val="24"/>
        </w:rPr>
        <w:t>注册</w:t>
      </w:r>
      <w:bookmarkEnd w:id="46"/>
    </w:p>
    <w:p w14:paraId="6D0D45DB" w14:textId="7BD4AF3E" w:rsidR="004B4D59" w:rsidRPr="004B4D59" w:rsidRDefault="00294236">
      <w:pPr>
        <w:pStyle w:val="ab"/>
        <w:spacing w:line="360" w:lineRule="auto"/>
        <w:ind w:left="1264" w:firstLineChars="0" w:firstLine="0"/>
        <w:jc w:val="left"/>
        <w:rPr>
          <w:color w:val="000000" w:themeColor="text1"/>
          <w:sz w:val="24"/>
          <w:rPrChange w:id="47" w:author="67539" w:date="2018-06-12T20:54:00Z">
            <w:rPr/>
          </w:rPrChange>
        </w:rPr>
      </w:pPr>
      <w:r>
        <w:rPr>
          <w:color w:val="000000" w:themeColor="text1"/>
          <w:sz w:val="24"/>
        </w:rPr>
        <w:t>通过接收短信验证码进行修改密码</w:t>
      </w:r>
    </w:p>
    <w:p w14:paraId="1A86B4DC" w14:textId="77777777" w:rsidR="00C11493" w:rsidRDefault="00C11493">
      <w:pPr>
        <w:pStyle w:val="ab"/>
        <w:spacing w:line="360" w:lineRule="auto"/>
        <w:ind w:left="1264" w:firstLineChars="500" w:firstLine="1200"/>
        <w:rPr>
          <w:color w:val="000000" w:themeColor="text1"/>
          <w:sz w:val="24"/>
        </w:rPr>
      </w:pPr>
    </w:p>
    <w:p w14:paraId="3CD518FD" w14:textId="77777777" w:rsidR="00C11493" w:rsidRDefault="00294236">
      <w:pPr>
        <w:spacing w:line="360" w:lineRule="auto"/>
        <w:jc w:val="center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>
            <wp:extent cx="2411730" cy="3911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1603" cy="39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D2C" w14:textId="77777777" w:rsidR="00C11493" w:rsidRDefault="00C11493">
      <w:pPr>
        <w:spacing w:line="360" w:lineRule="auto"/>
        <w:jc w:val="center"/>
        <w:rPr>
          <w:color w:val="000000" w:themeColor="text1"/>
          <w:sz w:val="24"/>
        </w:rPr>
      </w:pPr>
    </w:p>
    <w:p w14:paraId="03CAE3F8" w14:textId="77777777" w:rsidR="00C11493" w:rsidRDefault="00C11493">
      <w:pPr>
        <w:rPr>
          <w:color w:val="000000" w:themeColor="text1"/>
          <w:sz w:val="24"/>
        </w:rPr>
      </w:pPr>
    </w:p>
    <w:p w14:paraId="1998528D" w14:textId="77777777" w:rsidR="00C11493" w:rsidRDefault="00294236"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</w:rPr>
      </w:pPr>
      <w:bookmarkStart w:id="48" w:name="_Toc515310741"/>
      <w:r>
        <w:rPr>
          <w:rFonts w:hint="eastAsia"/>
          <w:color w:val="000000" w:themeColor="text1"/>
          <w:sz w:val="24"/>
        </w:rPr>
        <w:lastRenderedPageBreak/>
        <w:t>功能列表</w:t>
      </w:r>
      <w:bookmarkEnd w:id="48"/>
    </w:p>
    <w:p w14:paraId="03A39A35" w14:textId="77777777" w:rsidR="00C11493" w:rsidRDefault="00294236">
      <w:pPr>
        <w:jc w:val="center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>
            <wp:extent cx="2484755" cy="44278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2076" cy="44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276" w14:textId="3A567329" w:rsidR="00C11493" w:rsidRDefault="00294236">
      <w:pPr>
        <w:spacing w:line="360" w:lineRule="auto"/>
        <w:ind w:left="420" w:firstLine="420"/>
        <w:jc w:val="left"/>
        <w:outlineLvl w:val="2"/>
        <w:rPr>
          <w:ins w:id="49" w:author="67539" w:date="2018-06-12T21:59:00Z"/>
          <w:color w:val="000000" w:themeColor="text1"/>
          <w:sz w:val="24"/>
        </w:rPr>
      </w:pPr>
      <w:bookmarkStart w:id="50" w:name="_Toc515310742"/>
      <w:r>
        <w:rPr>
          <w:rFonts w:hint="eastAsia"/>
          <w:color w:val="000000" w:themeColor="text1"/>
          <w:sz w:val="24"/>
        </w:rPr>
        <w:t>2.1</w:t>
      </w:r>
      <w:r>
        <w:rPr>
          <w:color w:val="000000" w:themeColor="text1"/>
          <w:sz w:val="24"/>
        </w:rPr>
        <w:t xml:space="preserve"> </w:t>
      </w:r>
      <w:del w:id="51" w:author="67539" w:date="2018-06-12T21:59:00Z">
        <w:r w:rsidDel="0024477D">
          <w:rPr>
            <w:rFonts w:hint="eastAsia"/>
            <w:color w:val="000000" w:themeColor="text1"/>
            <w:sz w:val="24"/>
          </w:rPr>
          <w:delText>日报数据</w:delText>
        </w:r>
      </w:del>
      <w:bookmarkEnd w:id="50"/>
      <w:ins w:id="52" w:author="67539" w:date="2018-06-12T21:59:00Z">
        <w:r w:rsidR="0024477D">
          <w:rPr>
            <w:rFonts w:hint="eastAsia"/>
            <w:color w:val="000000" w:themeColor="text1"/>
            <w:sz w:val="24"/>
          </w:rPr>
          <w:t>首页</w:t>
        </w:r>
      </w:ins>
    </w:p>
    <w:p w14:paraId="7ED3411D" w14:textId="2A106590" w:rsidR="00E60D15" w:rsidRDefault="0019428E" w:rsidP="00CF69DB">
      <w:pPr>
        <w:rPr>
          <w:ins w:id="53" w:author="67539" w:date="2018-06-12T21:59:00Z"/>
          <w:rFonts w:hint="eastAsia"/>
          <w:color w:val="000000" w:themeColor="text1"/>
          <w:sz w:val="24"/>
        </w:rPr>
        <w:pPrChange w:id="54" w:author="67539" w:date="2018-06-12T22:05:00Z">
          <w:pPr>
            <w:spacing w:line="360" w:lineRule="auto"/>
            <w:ind w:left="420" w:firstLine="420"/>
            <w:jc w:val="left"/>
            <w:outlineLvl w:val="2"/>
          </w:pPr>
        </w:pPrChange>
      </w:pPr>
      <w:ins w:id="55" w:author="67539" w:date="2018-06-12T22:00:00Z">
        <w:r w:rsidRPr="0019428E">
          <w:rPr>
            <w:noProof/>
            <w:color w:val="000000" w:themeColor="text1"/>
            <w:sz w:val="24"/>
          </w:rPr>
          <w:lastRenderedPageBreak/>
          <w:drawing>
            <wp:inline distT="0" distB="0" distL="0" distR="0" wp14:anchorId="490291ED" wp14:editId="273C90B9">
              <wp:extent cx="4692174" cy="8341642"/>
              <wp:effectExtent l="0" t="0" r="0" b="2540"/>
              <wp:docPr id="8" name="图片 8" descr="C:\Users\67539\Desktop\首页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67539\Desktop\首页.png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95536" cy="834761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F5E439E" w14:textId="51511856" w:rsidR="00B90425" w:rsidRPr="00CF69DB" w:rsidRDefault="00B90425">
      <w:pPr>
        <w:spacing w:line="360" w:lineRule="auto"/>
        <w:ind w:left="420" w:firstLine="420"/>
        <w:jc w:val="left"/>
        <w:outlineLvl w:val="2"/>
        <w:rPr>
          <w:rFonts w:hint="eastAsia"/>
          <w:color w:val="000000" w:themeColor="text1"/>
          <w:sz w:val="24"/>
        </w:rPr>
      </w:pPr>
      <w:ins w:id="56" w:author="67539" w:date="2018-06-12T21:59:00Z">
        <w:r>
          <w:rPr>
            <w:color w:val="000000" w:themeColor="text1"/>
            <w:sz w:val="24"/>
          </w:rPr>
          <w:t xml:space="preserve">2.2 </w:t>
        </w:r>
        <w:r>
          <w:rPr>
            <w:color w:val="000000" w:themeColor="text1"/>
            <w:sz w:val="24"/>
          </w:rPr>
          <w:t>日报数据</w:t>
        </w:r>
      </w:ins>
    </w:p>
    <w:p w14:paraId="0B827CFB" w14:textId="77777777" w:rsidR="00C11493" w:rsidRDefault="00294236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lastRenderedPageBreak/>
        <w:t xml:space="preserve">         </w:t>
      </w:r>
      <w:r>
        <w:rPr>
          <w:rFonts w:hint="eastAsia"/>
          <w:color w:val="000000" w:themeColor="text1"/>
          <w:sz w:val="24"/>
        </w:rPr>
        <w:t>展示企业日能耗数据报表</w:t>
      </w:r>
    </w:p>
    <w:p w14:paraId="280160EF" w14:textId="77777777" w:rsidR="00C11493" w:rsidRDefault="00294236">
      <w:pPr>
        <w:ind w:firstLineChars="1400" w:firstLine="2940"/>
        <w:rPr>
          <w:color w:val="000000" w:themeColor="text1"/>
          <w:sz w:val="24"/>
        </w:rPr>
      </w:pPr>
      <w:commentRangeStart w:id="57"/>
      <w:r>
        <w:rPr>
          <w:noProof/>
        </w:rPr>
        <w:drawing>
          <wp:inline distT="0" distB="0" distL="0" distR="0">
            <wp:extent cx="2667000" cy="40976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083" cy="41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7"/>
      <w:r>
        <w:rPr>
          <w:rStyle w:val="a9"/>
        </w:rPr>
        <w:commentReference w:id="57"/>
      </w:r>
    </w:p>
    <w:p w14:paraId="3D13A655" w14:textId="77777777" w:rsidR="00C11493" w:rsidRDefault="00C11493">
      <w:pPr>
        <w:rPr>
          <w:color w:val="000000" w:themeColor="text1"/>
          <w:sz w:val="24"/>
        </w:rPr>
      </w:pPr>
    </w:p>
    <w:p w14:paraId="35E0EE76" w14:textId="7BBC2F46" w:rsidR="00C11493" w:rsidRDefault="00F96169" w:rsidP="00F96169">
      <w:pPr>
        <w:spacing w:line="360" w:lineRule="auto"/>
        <w:ind w:left="420" w:firstLine="420"/>
        <w:jc w:val="left"/>
        <w:outlineLvl w:val="2"/>
        <w:rPr>
          <w:ins w:id="58" w:author="67539" w:date="2018-06-12T22:04:00Z"/>
          <w:color w:val="000000" w:themeColor="text1"/>
          <w:sz w:val="24"/>
        </w:rPr>
        <w:pPrChange w:id="59" w:author="67539" w:date="2018-06-12T22:04:00Z">
          <w:pPr>
            <w:jc w:val="center"/>
          </w:pPr>
        </w:pPrChange>
      </w:pPr>
      <w:ins w:id="60" w:author="67539" w:date="2018-06-12T22:04:00Z">
        <w:r>
          <w:rPr>
            <w:color w:val="000000" w:themeColor="text1"/>
            <w:sz w:val="24"/>
          </w:rPr>
          <w:t>2.3</w:t>
        </w:r>
        <w:r w:rsidR="00DA15D7">
          <w:rPr>
            <w:color w:val="000000" w:themeColor="text1"/>
            <w:sz w:val="24"/>
          </w:rPr>
          <w:t xml:space="preserve"> </w:t>
        </w:r>
      </w:ins>
      <w:ins w:id="61" w:author="67539" w:date="2018-06-12T22:03:00Z">
        <w:r w:rsidR="0019428E">
          <w:rPr>
            <w:rFonts w:hint="eastAsia"/>
            <w:color w:val="000000" w:themeColor="text1"/>
            <w:sz w:val="24"/>
          </w:rPr>
          <w:t>K</w:t>
        </w:r>
        <w:r w:rsidR="0019428E">
          <w:rPr>
            <w:color w:val="000000" w:themeColor="text1"/>
            <w:sz w:val="24"/>
          </w:rPr>
          <w:t>PI</w:t>
        </w:r>
      </w:ins>
    </w:p>
    <w:p w14:paraId="59B1B559" w14:textId="5449A72E" w:rsidR="00D837B5" w:rsidRDefault="00D837B5" w:rsidP="00F96169">
      <w:pPr>
        <w:spacing w:line="360" w:lineRule="auto"/>
        <w:ind w:left="420" w:firstLine="420"/>
        <w:jc w:val="left"/>
        <w:outlineLvl w:val="2"/>
        <w:rPr>
          <w:rFonts w:hint="eastAsia"/>
          <w:color w:val="000000" w:themeColor="text1"/>
          <w:sz w:val="24"/>
        </w:rPr>
        <w:pPrChange w:id="62" w:author="67539" w:date="2018-06-12T22:04:00Z">
          <w:pPr>
            <w:jc w:val="center"/>
          </w:pPr>
        </w:pPrChange>
      </w:pPr>
      <w:ins w:id="63" w:author="67539" w:date="2018-06-12T22:04:00Z">
        <w:r>
          <w:rPr>
            <w:color w:val="000000" w:themeColor="text1"/>
            <w:sz w:val="24"/>
          </w:rPr>
          <w:t xml:space="preserve">2.4 </w:t>
        </w:r>
        <w:proofErr w:type="gramStart"/>
        <w:r>
          <w:rPr>
            <w:color w:val="000000" w:themeColor="text1"/>
            <w:sz w:val="24"/>
          </w:rPr>
          <w:t>能源环</w:t>
        </w:r>
        <w:proofErr w:type="gramEnd"/>
        <w:r>
          <w:rPr>
            <w:color w:val="000000" w:themeColor="text1"/>
            <w:sz w:val="24"/>
          </w:rPr>
          <w:t>比</w:t>
        </w:r>
        <w:r>
          <w:rPr>
            <w:rFonts w:hint="eastAsia"/>
            <w:color w:val="000000" w:themeColor="text1"/>
            <w:sz w:val="24"/>
          </w:rPr>
          <w:t>、</w:t>
        </w:r>
        <w:r>
          <w:rPr>
            <w:color w:val="000000" w:themeColor="text1"/>
            <w:sz w:val="24"/>
          </w:rPr>
          <w:t>同比</w:t>
        </w:r>
      </w:ins>
      <w:bookmarkStart w:id="64" w:name="_GoBack"/>
      <w:bookmarkEnd w:id="64"/>
    </w:p>
    <w:p w14:paraId="1128E7B5" w14:textId="77777777" w:rsidR="00C11493" w:rsidRDefault="00294236"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</w:rPr>
      </w:pPr>
      <w:bookmarkStart w:id="65" w:name="_Toc515310743"/>
      <w:r>
        <w:rPr>
          <w:rFonts w:hint="eastAsia"/>
          <w:color w:val="000000" w:themeColor="text1"/>
          <w:sz w:val="24"/>
        </w:rPr>
        <w:t>消息</w:t>
      </w:r>
      <w:bookmarkEnd w:id="65"/>
    </w:p>
    <w:p w14:paraId="694DBF20" w14:textId="77777777" w:rsidR="00C11493" w:rsidRDefault="00294236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   </w:t>
      </w:r>
      <w:r>
        <w:rPr>
          <w:rFonts w:hint="eastAsia"/>
          <w:color w:val="000000" w:themeColor="text1"/>
          <w:sz w:val="24"/>
        </w:rPr>
        <w:t>接收后台系统推送的报警，展示报警详细信息。</w:t>
      </w:r>
    </w:p>
    <w:p w14:paraId="66AA2D8D" w14:textId="77777777" w:rsidR="00C11493" w:rsidRDefault="00294236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lastRenderedPageBreak/>
        <w:t xml:space="preserve">    </w:t>
      </w:r>
      <w:r>
        <w:rPr>
          <w:color w:val="000000" w:themeColor="text1"/>
          <w:sz w:val="24"/>
        </w:rPr>
        <w:t xml:space="preserve">                 </w:t>
      </w:r>
      <w:r>
        <w:rPr>
          <w:noProof/>
        </w:rPr>
        <w:drawing>
          <wp:inline distT="0" distB="0" distL="0" distR="0">
            <wp:extent cx="2682240" cy="3708400"/>
            <wp:effectExtent l="0" t="0" r="381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7939" cy="37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EE3" w14:textId="77777777" w:rsidR="00C11493" w:rsidRDefault="00294236"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</w:rPr>
      </w:pPr>
      <w:bookmarkStart w:id="66" w:name="_Toc515310744"/>
      <w:r>
        <w:rPr>
          <w:color w:val="000000" w:themeColor="text1"/>
          <w:sz w:val="24"/>
        </w:rPr>
        <w:t>我的</w:t>
      </w:r>
      <w:bookmarkEnd w:id="66"/>
    </w:p>
    <w:p w14:paraId="5784CD2F" w14:textId="77777777" w:rsidR="00C11493" w:rsidRDefault="00294236">
      <w:pPr>
        <w:spacing w:line="360" w:lineRule="auto"/>
        <w:ind w:left="400" w:firstLine="42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用户基本信息管理模块</w:t>
      </w:r>
    </w:p>
    <w:p w14:paraId="1CC0724C" w14:textId="77777777" w:rsidR="00C11493" w:rsidRDefault="00294236">
      <w:pPr>
        <w:spacing w:line="360" w:lineRule="auto"/>
        <w:ind w:left="420" w:firstLine="420"/>
        <w:jc w:val="left"/>
        <w:outlineLvl w:val="2"/>
        <w:rPr>
          <w:color w:val="000000" w:themeColor="text1"/>
          <w:sz w:val="24"/>
        </w:rPr>
      </w:pPr>
      <w:bookmarkStart w:id="67" w:name="_Toc515310745"/>
      <w:r>
        <w:rPr>
          <w:rFonts w:hint="eastAsia"/>
          <w:color w:val="000000" w:themeColor="text1"/>
          <w:sz w:val="24"/>
        </w:rPr>
        <w:t xml:space="preserve">4.1 </w:t>
      </w:r>
      <w:r>
        <w:rPr>
          <w:rFonts w:hint="eastAsia"/>
          <w:color w:val="000000" w:themeColor="text1"/>
          <w:sz w:val="24"/>
        </w:rPr>
        <w:t>基本资料管理</w:t>
      </w:r>
      <w:bookmarkEnd w:id="67"/>
    </w:p>
    <w:p w14:paraId="1DED8881" w14:textId="77777777" w:rsidR="00C11493" w:rsidRDefault="00294236">
      <w:pPr>
        <w:jc w:val="center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>
            <wp:extent cx="2777490" cy="381825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3496" cy="38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8DDC" w14:textId="77777777" w:rsidR="00C11493" w:rsidRDefault="00294236">
      <w:pPr>
        <w:spacing w:line="360" w:lineRule="auto"/>
        <w:ind w:left="400" w:firstLine="420"/>
        <w:jc w:val="left"/>
        <w:outlineLvl w:val="2"/>
        <w:rPr>
          <w:color w:val="000000" w:themeColor="text1"/>
          <w:sz w:val="24"/>
        </w:rPr>
      </w:pPr>
      <w:bookmarkStart w:id="68" w:name="_Toc515310746"/>
      <w:r>
        <w:rPr>
          <w:rFonts w:hint="eastAsia"/>
          <w:color w:val="000000" w:themeColor="text1"/>
          <w:sz w:val="24"/>
        </w:rPr>
        <w:lastRenderedPageBreak/>
        <w:t>4.2</w:t>
      </w:r>
      <w:r>
        <w:rPr>
          <w:color w:val="000000" w:themeColor="text1"/>
          <w:sz w:val="24"/>
        </w:rPr>
        <w:t>修改密码</w:t>
      </w:r>
      <w:bookmarkEnd w:id="68"/>
    </w:p>
    <w:p w14:paraId="10411853" w14:textId="77777777" w:rsidR="00C11493" w:rsidRDefault="00294236">
      <w:pPr>
        <w:spacing w:line="360" w:lineRule="auto"/>
        <w:ind w:left="400" w:firstLine="420"/>
        <w:jc w:val="lef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</w:r>
      <w:r>
        <w:rPr>
          <w:noProof/>
        </w:rPr>
        <w:drawing>
          <wp:inline distT="0" distB="0" distL="0" distR="0">
            <wp:extent cx="3564255" cy="31261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712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F51B" w14:textId="77777777" w:rsidR="00C11493" w:rsidRDefault="00294236">
      <w:pPr>
        <w:spacing w:line="360" w:lineRule="auto"/>
        <w:ind w:left="400" w:firstLine="420"/>
        <w:jc w:val="left"/>
        <w:outlineLvl w:val="2"/>
        <w:rPr>
          <w:color w:val="000000" w:themeColor="text1"/>
          <w:sz w:val="24"/>
        </w:rPr>
      </w:pPr>
      <w:bookmarkStart w:id="69" w:name="_Toc515310747"/>
      <w:r>
        <w:rPr>
          <w:rFonts w:hint="eastAsia"/>
          <w:color w:val="000000" w:themeColor="text1"/>
          <w:sz w:val="24"/>
        </w:rPr>
        <w:t>4.3</w:t>
      </w:r>
      <w:r>
        <w:rPr>
          <w:rFonts w:hint="eastAsia"/>
          <w:color w:val="000000" w:themeColor="text1"/>
          <w:sz w:val="24"/>
        </w:rPr>
        <w:t>关于我们</w:t>
      </w:r>
      <w:bookmarkEnd w:id="69"/>
    </w:p>
    <w:p w14:paraId="6C1DD530" w14:textId="77777777" w:rsidR="00C11493" w:rsidRDefault="00294236">
      <w:pPr>
        <w:spacing w:line="360" w:lineRule="auto"/>
        <w:ind w:left="400" w:firstLine="42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    </w:t>
      </w:r>
      <w:r>
        <w:rPr>
          <w:noProof/>
        </w:rPr>
        <w:drawing>
          <wp:inline distT="0" distB="0" distL="0" distR="0">
            <wp:extent cx="4605020" cy="310261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0074" cy="31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7E1C" w14:textId="77777777" w:rsidR="00C11493" w:rsidRDefault="00294236">
      <w:pPr>
        <w:spacing w:line="360" w:lineRule="auto"/>
        <w:ind w:left="400" w:firstLine="420"/>
        <w:jc w:val="left"/>
        <w:outlineLvl w:val="2"/>
        <w:rPr>
          <w:color w:val="000000" w:themeColor="text1"/>
          <w:sz w:val="24"/>
        </w:rPr>
      </w:pPr>
      <w:bookmarkStart w:id="70" w:name="_Toc515310748"/>
      <w:r>
        <w:rPr>
          <w:rFonts w:hint="eastAsia"/>
          <w:color w:val="000000" w:themeColor="text1"/>
          <w:sz w:val="24"/>
        </w:rPr>
        <w:t>4.4</w:t>
      </w:r>
      <w:r>
        <w:rPr>
          <w:rFonts w:hint="eastAsia"/>
          <w:color w:val="000000" w:themeColor="text1"/>
          <w:sz w:val="24"/>
        </w:rPr>
        <w:t>退出登录</w:t>
      </w:r>
      <w:bookmarkEnd w:id="70"/>
    </w:p>
    <w:p w14:paraId="425AD2C3" w14:textId="77777777" w:rsidR="00C11493" w:rsidRDefault="00294236">
      <w:pPr>
        <w:spacing w:line="360" w:lineRule="auto"/>
        <w:ind w:left="400" w:firstLine="420"/>
        <w:jc w:val="center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>
            <wp:extent cx="318135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4D78" w14:textId="77777777" w:rsidR="00C11493" w:rsidRDefault="00C11493">
      <w:pPr>
        <w:spacing w:line="360" w:lineRule="auto"/>
        <w:rPr>
          <w:color w:val="000000" w:themeColor="text1"/>
          <w:sz w:val="24"/>
        </w:rPr>
      </w:pPr>
    </w:p>
    <w:sectPr w:rsidR="00C11493">
      <w:footerReference w:type="default" r:id="rId24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QiQiGe WUYUN" w:date="2018-05-31T10:57:00Z" w:initials="QW">
    <w:p w14:paraId="04715C96" w14:textId="77777777" w:rsidR="00C11493" w:rsidRDefault="00294236">
      <w:pPr>
        <w:pStyle w:val="a4"/>
      </w:pPr>
      <w:r>
        <w:rPr>
          <w:rFonts w:hint="eastAsia"/>
        </w:rPr>
        <w:t>功能</w:t>
      </w:r>
      <w:r>
        <w:t>中添加首页（</w:t>
      </w:r>
      <w:r>
        <w:rPr>
          <w:rFonts w:hint="eastAsia"/>
        </w:rPr>
        <w:t>主要</w:t>
      </w:r>
      <w:r>
        <w:t>显示当月、当年的</w:t>
      </w:r>
      <w:r>
        <w:rPr>
          <w:rFonts w:hint="eastAsia"/>
        </w:rPr>
        <w:t>能耗</w:t>
      </w:r>
      <w:r>
        <w:t>、</w:t>
      </w:r>
      <w:r>
        <w:rPr>
          <w:rFonts w:hint="eastAsia"/>
        </w:rPr>
        <w:t>KPI</w:t>
      </w:r>
      <w:r>
        <w:rPr>
          <w:rFonts w:hint="eastAsia"/>
        </w:rPr>
        <w:t>达标</w:t>
      </w:r>
      <w:r>
        <w:t>情况）</w:t>
      </w:r>
      <w:r>
        <w:rPr>
          <w:rFonts w:hint="eastAsia"/>
          <w:noProof/>
        </w:rPr>
        <w:drawing>
          <wp:inline distT="0" distB="0" distL="0" distR="0">
            <wp:extent cx="498538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QiQiGe WUYUN" w:date="2018-05-31T11:02:00Z" w:initials="QW">
    <w:p w14:paraId="6F0D2A2B" w14:textId="77777777" w:rsidR="00C11493" w:rsidRDefault="00294236">
      <w:pPr>
        <w:pStyle w:val="a4"/>
      </w:pPr>
      <w:r>
        <w:rPr>
          <w:rFonts w:hint="eastAsia"/>
        </w:rPr>
        <w:t>添加环比（月同比、环比）</w:t>
      </w:r>
    </w:p>
  </w:comment>
  <w:comment w:id="57" w:author="QiQiGe WUYUN" w:date="2018-05-31T11:04:00Z" w:initials="QW">
    <w:p w14:paraId="45C91467" w14:textId="77777777" w:rsidR="00C11493" w:rsidRDefault="00294236">
      <w:pPr>
        <w:pStyle w:val="a4"/>
      </w:pPr>
      <w:r>
        <w:rPr>
          <w:rFonts w:hint="eastAsia"/>
        </w:rPr>
        <w:t>建议采用图标的形式</w:t>
      </w:r>
    </w:p>
    <w:p w14:paraId="660B1508" w14:textId="77777777" w:rsidR="00C11493" w:rsidRDefault="00294236">
      <w:pPr>
        <w:pStyle w:val="a4"/>
      </w:pPr>
      <w:r>
        <w:rPr>
          <w:rFonts w:hint="eastAsia"/>
        </w:rPr>
        <w:t>给</w:t>
      </w:r>
      <w:proofErr w:type="gramStart"/>
      <w:r>
        <w:rPr>
          <w:rFonts w:hint="eastAsia"/>
        </w:rPr>
        <w:t>个图片</w:t>
      </w:r>
      <w:proofErr w:type="gramEnd"/>
      <w:r>
        <w:rPr>
          <w:rFonts w:hint="eastAsia"/>
        </w:rPr>
        <w:t>给你参考下</w:t>
      </w:r>
    </w:p>
    <w:p w14:paraId="0FD93BF2" w14:textId="77777777" w:rsidR="00C11493" w:rsidRDefault="00294236">
      <w:pPr>
        <w:pStyle w:val="a4"/>
      </w:pPr>
      <w:r>
        <w:rPr>
          <w:rFonts w:hint="eastAsia"/>
          <w:noProof/>
        </w:rPr>
        <w:drawing>
          <wp:inline distT="0" distB="0" distL="0" distR="0">
            <wp:extent cx="2377440" cy="1381125"/>
            <wp:effectExtent l="0" t="0" r="3810" b="0"/>
            <wp:docPr id="9" name="图片 9" descr="C:\WORK\北京现代\截图\网页日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WORK\北京现代\截图\网页日报.png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3084" cy="139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200" w14:textId="77777777" w:rsidR="00C11493" w:rsidRDefault="00294236">
      <w:pPr>
        <w:pStyle w:val="a4"/>
      </w:pPr>
      <w:r>
        <w:rPr>
          <w:rFonts w:hint="eastAsia"/>
        </w:rPr>
        <w:t>显示总体数据以及二级计量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分布及趋势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4715C96" w15:done="0"/>
  <w15:commentEx w15:paraId="6F0D2A2B" w15:done="0"/>
  <w15:commentEx w15:paraId="55E5420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D78E09" w14:textId="77777777" w:rsidR="00FE0ECF" w:rsidRDefault="00FE0ECF">
      <w:r>
        <w:separator/>
      </w:r>
    </w:p>
  </w:endnote>
  <w:endnote w:type="continuationSeparator" w:id="0">
    <w:p w14:paraId="5592EEDD" w14:textId="77777777" w:rsidR="00FE0ECF" w:rsidRDefault="00FE0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009B60" w14:textId="77777777" w:rsidR="00C11493" w:rsidRDefault="00C11493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79CFAF" w14:textId="77777777" w:rsidR="00C11493" w:rsidRDefault="00294236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957FC6" w14:textId="77777777" w:rsidR="00C11493" w:rsidRDefault="00294236">
                          <w:pPr>
                            <w:pStyle w:val="a6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CF69DB"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 w:rsidR="00FE0ECF">
                            <w:fldChar w:fldCharType="begin"/>
                          </w:r>
                          <w:r w:rsidR="00FE0ECF">
                            <w:instrText xml:space="preserve"> NUMPAGES  \* MERGEFORMAT </w:instrText>
                          </w:r>
                          <w:r w:rsidR="00FE0ECF">
                            <w:fldChar w:fldCharType="separate"/>
                          </w:r>
                          <w:ins w:id="71" w:author="67539" w:date="2018-06-12T22:06:00Z">
                            <w:r w:rsidR="00CF69DB">
                              <w:rPr>
                                <w:noProof/>
                              </w:rPr>
                              <w:t>10</w:t>
                            </w:r>
                          </w:ins>
                          <w:ins w:id="72" w:author="QiQiGe WUYUN" w:date="2018-05-31T11:07:00Z">
                            <w:del w:id="73" w:author="67539" w:date="2018-06-12T19:38:00Z">
                              <w:r w:rsidDel="005321C0">
                                <w:rPr>
                                  <w:noProof/>
                                </w:rPr>
                                <w:delText>9</w:delText>
                              </w:r>
                            </w:del>
                          </w:ins>
                          <w:del w:id="74" w:author="67539" w:date="2018-06-12T19:38:00Z">
                            <w:r w:rsidDel="005321C0">
                              <w:rPr>
                                <w:noProof/>
                              </w:rPr>
                              <w:delText>9</w:delText>
                            </w:r>
                          </w:del>
                          <w:r w:rsidR="00FE0ECF"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2B957FC6" w14:textId="77777777" w:rsidR="00C11493" w:rsidRDefault="00294236">
                    <w:pPr>
                      <w:pStyle w:val="a6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CF69DB">
                      <w:rPr>
                        <w:noProof/>
                      </w:rPr>
                      <w:t>7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="00FE0ECF">
                      <w:fldChar w:fldCharType="begin"/>
                    </w:r>
                    <w:r w:rsidR="00FE0ECF">
                      <w:instrText xml:space="preserve"> NUMPAGES  \* MERGEFORMAT </w:instrText>
                    </w:r>
                    <w:r w:rsidR="00FE0ECF">
                      <w:fldChar w:fldCharType="separate"/>
                    </w:r>
                    <w:ins w:id="75" w:author="67539" w:date="2018-06-12T22:06:00Z">
                      <w:r w:rsidR="00CF69DB">
                        <w:rPr>
                          <w:noProof/>
                        </w:rPr>
                        <w:t>10</w:t>
                      </w:r>
                    </w:ins>
                    <w:ins w:id="76" w:author="QiQiGe WUYUN" w:date="2018-05-31T11:07:00Z">
                      <w:del w:id="77" w:author="67539" w:date="2018-06-12T19:38:00Z">
                        <w:r w:rsidDel="005321C0">
                          <w:rPr>
                            <w:noProof/>
                          </w:rPr>
                          <w:delText>9</w:delText>
                        </w:r>
                      </w:del>
                    </w:ins>
                    <w:del w:id="78" w:author="67539" w:date="2018-06-12T19:38:00Z">
                      <w:r w:rsidDel="005321C0">
                        <w:rPr>
                          <w:noProof/>
                        </w:rPr>
                        <w:delText>9</w:delText>
                      </w:r>
                    </w:del>
                    <w:r w:rsidR="00FE0ECF">
                      <w:rPr>
                        <w:noProof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7420AD" w14:textId="77777777" w:rsidR="00FE0ECF" w:rsidRDefault="00FE0ECF">
      <w:r>
        <w:separator/>
      </w:r>
    </w:p>
  </w:footnote>
  <w:footnote w:type="continuationSeparator" w:id="0">
    <w:p w14:paraId="3799892E" w14:textId="77777777" w:rsidR="00FE0ECF" w:rsidRDefault="00FE0E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16E77F" w14:textId="77777777" w:rsidR="00C11493" w:rsidRDefault="00294236">
    <w:pPr>
      <w:pStyle w:val="a7"/>
      <w:pBdr>
        <w:bottom w:val="single" w:sz="4" w:space="0" w:color="auto"/>
      </w:pBdr>
      <w:rPr>
        <w:rFonts w:eastAsia="华文行楷"/>
        <w:sz w:val="21"/>
      </w:rPr>
    </w:pPr>
    <w:r>
      <w:rPr>
        <w:rFonts w:eastAsia="华文行楷"/>
        <w:sz w:val="21"/>
      </w:rPr>
      <w:t>能源管理系统</w:t>
    </w:r>
    <w:r>
      <w:rPr>
        <w:rFonts w:eastAsia="华文行楷" w:hint="eastAsia"/>
        <w:sz w:val="21"/>
      </w:rPr>
      <w:t>App</w:t>
    </w:r>
    <w:r>
      <w:rPr>
        <w:rFonts w:eastAsia="华文行楷" w:hint="eastAsia"/>
        <w:sz w:val="21"/>
      </w:rPr>
      <w:t>设计方案</w:t>
    </w:r>
    <w:r>
      <w:rPr>
        <w:rFonts w:eastAsia="华文行楷" w:hint="eastAsia"/>
        <w:sz w:val="21"/>
      </w:rPr>
      <w:t xml:space="preserve"> v1.0</w:t>
    </w:r>
    <w:r>
      <w:rPr>
        <w:rFonts w:eastAsia="华文行楷" w:hint="eastAsia"/>
        <w:sz w:val="21"/>
      </w:rPr>
      <w:t>·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6A7F30" w14:textId="77777777" w:rsidR="00C11493" w:rsidRDefault="00C11493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C4796"/>
    <w:multiLevelType w:val="multilevel"/>
    <w:tmpl w:val="12CC4796"/>
    <w:lvl w:ilvl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" w15:restartNumberingAfterBreak="0">
    <w:nsid w:val="214D445A"/>
    <w:multiLevelType w:val="multilevel"/>
    <w:tmpl w:val="214D445A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QiQiGe WUYUN">
    <w15:presenceInfo w15:providerId="AD" w15:userId="S-1-5-21-1047680384-942119139-3754495046-364037"/>
  </w15:person>
  <w15:person w15:author="67539">
    <w15:presenceInfo w15:providerId="None" w15:userId="675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577"/>
    <w:rsid w:val="00014577"/>
    <w:rsid w:val="00022B56"/>
    <w:rsid w:val="00043DA3"/>
    <w:rsid w:val="00057F50"/>
    <w:rsid w:val="00066B7F"/>
    <w:rsid w:val="00087102"/>
    <w:rsid w:val="000936E4"/>
    <w:rsid w:val="00097C96"/>
    <w:rsid w:val="000A0377"/>
    <w:rsid w:val="000A0601"/>
    <w:rsid w:val="000B29A2"/>
    <w:rsid w:val="000B6B8E"/>
    <w:rsid w:val="000C5024"/>
    <w:rsid w:val="000C5281"/>
    <w:rsid w:val="000D6F39"/>
    <w:rsid w:val="000E470A"/>
    <w:rsid w:val="00102445"/>
    <w:rsid w:val="0010605C"/>
    <w:rsid w:val="00115291"/>
    <w:rsid w:val="001164A2"/>
    <w:rsid w:val="00121DB5"/>
    <w:rsid w:val="00131C8D"/>
    <w:rsid w:val="00145BFB"/>
    <w:rsid w:val="00170B0A"/>
    <w:rsid w:val="001823B2"/>
    <w:rsid w:val="00186006"/>
    <w:rsid w:val="00193681"/>
    <w:rsid w:val="0019428E"/>
    <w:rsid w:val="001A3004"/>
    <w:rsid w:val="001B12C2"/>
    <w:rsid w:val="001C025B"/>
    <w:rsid w:val="001D14A9"/>
    <w:rsid w:val="001F23CA"/>
    <w:rsid w:val="001F2978"/>
    <w:rsid w:val="00202D32"/>
    <w:rsid w:val="00214223"/>
    <w:rsid w:val="00214501"/>
    <w:rsid w:val="00240320"/>
    <w:rsid w:val="00242F1D"/>
    <w:rsid w:val="0024477D"/>
    <w:rsid w:val="00251005"/>
    <w:rsid w:val="00253203"/>
    <w:rsid w:val="0025363B"/>
    <w:rsid w:val="0027300F"/>
    <w:rsid w:val="002811A3"/>
    <w:rsid w:val="002824E2"/>
    <w:rsid w:val="0028520D"/>
    <w:rsid w:val="00294236"/>
    <w:rsid w:val="002A1EB2"/>
    <w:rsid w:val="002A682C"/>
    <w:rsid w:val="002E6D35"/>
    <w:rsid w:val="002F3CEE"/>
    <w:rsid w:val="00302B07"/>
    <w:rsid w:val="003345CD"/>
    <w:rsid w:val="003605D4"/>
    <w:rsid w:val="00374277"/>
    <w:rsid w:val="00385752"/>
    <w:rsid w:val="003A65D2"/>
    <w:rsid w:val="003B4C39"/>
    <w:rsid w:val="003C0BFA"/>
    <w:rsid w:val="003D7797"/>
    <w:rsid w:val="003D7ABB"/>
    <w:rsid w:val="003F188C"/>
    <w:rsid w:val="00406B4A"/>
    <w:rsid w:val="004277DC"/>
    <w:rsid w:val="00444D73"/>
    <w:rsid w:val="00446E8F"/>
    <w:rsid w:val="004545D4"/>
    <w:rsid w:val="004663C7"/>
    <w:rsid w:val="00471A04"/>
    <w:rsid w:val="00486890"/>
    <w:rsid w:val="004903A1"/>
    <w:rsid w:val="004956EA"/>
    <w:rsid w:val="0049697D"/>
    <w:rsid w:val="004A2CD4"/>
    <w:rsid w:val="004A4E5D"/>
    <w:rsid w:val="004A6269"/>
    <w:rsid w:val="004B4A1E"/>
    <w:rsid w:val="004B4D59"/>
    <w:rsid w:val="004E17F5"/>
    <w:rsid w:val="004E2AA9"/>
    <w:rsid w:val="004E7FF3"/>
    <w:rsid w:val="004F0C95"/>
    <w:rsid w:val="005019FD"/>
    <w:rsid w:val="00516E76"/>
    <w:rsid w:val="00523358"/>
    <w:rsid w:val="005321C0"/>
    <w:rsid w:val="0054387E"/>
    <w:rsid w:val="0055163A"/>
    <w:rsid w:val="00551658"/>
    <w:rsid w:val="00585648"/>
    <w:rsid w:val="005934B7"/>
    <w:rsid w:val="005B4AC9"/>
    <w:rsid w:val="005C5BA9"/>
    <w:rsid w:val="005E1E13"/>
    <w:rsid w:val="005F3F21"/>
    <w:rsid w:val="0064347D"/>
    <w:rsid w:val="006566F2"/>
    <w:rsid w:val="006638F5"/>
    <w:rsid w:val="00667D9C"/>
    <w:rsid w:val="00672444"/>
    <w:rsid w:val="0067509E"/>
    <w:rsid w:val="006873C0"/>
    <w:rsid w:val="00691B01"/>
    <w:rsid w:val="00694711"/>
    <w:rsid w:val="0069608F"/>
    <w:rsid w:val="006A4712"/>
    <w:rsid w:val="006A4A11"/>
    <w:rsid w:val="006C6C83"/>
    <w:rsid w:val="006C75DE"/>
    <w:rsid w:val="006D7029"/>
    <w:rsid w:val="006E0DC8"/>
    <w:rsid w:val="006F2ADB"/>
    <w:rsid w:val="00701E3D"/>
    <w:rsid w:val="00702421"/>
    <w:rsid w:val="007351A6"/>
    <w:rsid w:val="00780C79"/>
    <w:rsid w:val="00786A85"/>
    <w:rsid w:val="00786F05"/>
    <w:rsid w:val="007A7D9D"/>
    <w:rsid w:val="007B0EC9"/>
    <w:rsid w:val="007D265F"/>
    <w:rsid w:val="007D28CD"/>
    <w:rsid w:val="007D2DF3"/>
    <w:rsid w:val="007F1DDD"/>
    <w:rsid w:val="00813B85"/>
    <w:rsid w:val="0083049F"/>
    <w:rsid w:val="00836847"/>
    <w:rsid w:val="00844450"/>
    <w:rsid w:val="00852A45"/>
    <w:rsid w:val="0087307E"/>
    <w:rsid w:val="00874C85"/>
    <w:rsid w:val="008A03FD"/>
    <w:rsid w:val="008B5430"/>
    <w:rsid w:val="008D1166"/>
    <w:rsid w:val="008D293F"/>
    <w:rsid w:val="008D697B"/>
    <w:rsid w:val="008E07E9"/>
    <w:rsid w:val="008E0EBD"/>
    <w:rsid w:val="008E78AF"/>
    <w:rsid w:val="008E7B92"/>
    <w:rsid w:val="00900FE3"/>
    <w:rsid w:val="00945541"/>
    <w:rsid w:val="0094735E"/>
    <w:rsid w:val="00950355"/>
    <w:rsid w:val="00960D48"/>
    <w:rsid w:val="00967D45"/>
    <w:rsid w:val="0097505B"/>
    <w:rsid w:val="009C1901"/>
    <w:rsid w:val="009C2E47"/>
    <w:rsid w:val="009E1B16"/>
    <w:rsid w:val="00A03244"/>
    <w:rsid w:val="00A135DB"/>
    <w:rsid w:val="00A20E81"/>
    <w:rsid w:val="00A36AC1"/>
    <w:rsid w:val="00A3766B"/>
    <w:rsid w:val="00A42D06"/>
    <w:rsid w:val="00A44224"/>
    <w:rsid w:val="00A54EC0"/>
    <w:rsid w:val="00A604EE"/>
    <w:rsid w:val="00A729ED"/>
    <w:rsid w:val="00A76DB2"/>
    <w:rsid w:val="00A87F10"/>
    <w:rsid w:val="00A9449D"/>
    <w:rsid w:val="00A9584C"/>
    <w:rsid w:val="00AB1836"/>
    <w:rsid w:val="00AE3B19"/>
    <w:rsid w:val="00B056EE"/>
    <w:rsid w:val="00B1546E"/>
    <w:rsid w:val="00B23913"/>
    <w:rsid w:val="00B25F69"/>
    <w:rsid w:val="00B30BBA"/>
    <w:rsid w:val="00B320CA"/>
    <w:rsid w:val="00B34619"/>
    <w:rsid w:val="00B43079"/>
    <w:rsid w:val="00B66F96"/>
    <w:rsid w:val="00B75007"/>
    <w:rsid w:val="00B8793F"/>
    <w:rsid w:val="00B90425"/>
    <w:rsid w:val="00B91281"/>
    <w:rsid w:val="00B949CC"/>
    <w:rsid w:val="00BA5704"/>
    <w:rsid w:val="00BB1A26"/>
    <w:rsid w:val="00BC40FA"/>
    <w:rsid w:val="00BD7FC3"/>
    <w:rsid w:val="00BF2E83"/>
    <w:rsid w:val="00BF3C9C"/>
    <w:rsid w:val="00BF5344"/>
    <w:rsid w:val="00C11493"/>
    <w:rsid w:val="00C24379"/>
    <w:rsid w:val="00C4288D"/>
    <w:rsid w:val="00C43C0C"/>
    <w:rsid w:val="00C84771"/>
    <w:rsid w:val="00C85855"/>
    <w:rsid w:val="00C900F0"/>
    <w:rsid w:val="00C97D1C"/>
    <w:rsid w:val="00CA6038"/>
    <w:rsid w:val="00CC03A0"/>
    <w:rsid w:val="00CD13BE"/>
    <w:rsid w:val="00CD45BA"/>
    <w:rsid w:val="00CF69DB"/>
    <w:rsid w:val="00D14288"/>
    <w:rsid w:val="00D454F9"/>
    <w:rsid w:val="00D477D5"/>
    <w:rsid w:val="00D837B5"/>
    <w:rsid w:val="00DA15D7"/>
    <w:rsid w:val="00DA24B3"/>
    <w:rsid w:val="00DA5344"/>
    <w:rsid w:val="00DB5980"/>
    <w:rsid w:val="00DD6A35"/>
    <w:rsid w:val="00DE0FC6"/>
    <w:rsid w:val="00DE65CF"/>
    <w:rsid w:val="00DE6C04"/>
    <w:rsid w:val="00DF53C8"/>
    <w:rsid w:val="00E004BC"/>
    <w:rsid w:val="00E225BE"/>
    <w:rsid w:val="00E35583"/>
    <w:rsid w:val="00E40853"/>
    <w:rsid w:val="00E60D15"/>
    <w:rsid w:val="00E840A7"/>
    <w:rsid w:val="00EA796E"/>
    <w:rsid w:val="00ED0C3F"/>
    <w:rsid w:val="00EF43E2"/>
    <w:rsid w:val="00F01A01"/>
    <w:rsid w:val="00F25567"/>
    <w:rsid w:val="00F342D7"/>
    <w:rsid w:val="00F37770"/>
    <w:rsid w:val="00F930FF"/>
    <w:rsid w:val="00F94F29"/>
    <w:rsid w:val="00F9581A"/>
    <w:rsid w:val="00F96169"/>
    <w:rsid w:val="00F97B7A"/>
    <w:rsid w:val="00FA0687"/>
    <w:rsid w:val="00FA3F58"/>
    <w:rsid w:val="00FD7C03"/>
    <w:rsid w:val="00FE0ECF"/>
    <w:rsid w:val="00FE24F6"/>
    <w:rsid w:val="00FE3163"/>
    <w:rsid w:val="00FF2C2D"/>
    <w:rsid w:val="01484BDE"/>
    <w:rsid w:val="01B536FC"/>
    <w:rsid w:val="028C4570"/>
    <w:rsid w:val="03F3330E"/>
    <w:rsid w:val="040F53EF"/>
    <w:rsid w:val="07AE6899"/>
    <w:rsid w:val="084F37BB"/>
    <w:rsid w:val="0A451DEA"/>
    <w:rsid w:val="0C2B03D9"/>
    <w:rsid w:val="0CAD6761"/>
    <w:rsid w:val="0D91110C"/>
    <w:rsid w:val="0DF65D1C"/>
    <w:rsid w:val="0E091498"/>
    <w:rsid w:val="0F630BCC"/>
    <w:rsid w:val="106C4A35"/>
    <w:rsid w:val="10751D44"/>
    <w:rsid w:val="113A1A78"/>
    <w:rsid w:val="13B573DE"/>
    <w:rsid w:val="14262E3E"/>
    <w:rsid w:val="163A1921"/>
    <w:rsid w:val="1684538F"/>
    <w:rsid w:val="16CB7E3E"/>
    <w:rsid w:val="16DA67EF"/>
    <w:rsid w:val="173E2B37"/>
    <w:rsid w:val="176769AD"/>
    <w:rsid w:val="187B4199"/>
    <w:rsid w:val="195816B1"/>
    <w:rsid w:val="1A7A387B"/>
    <w:rsid w:val="1A842877"/>
    <w:rsid w:val="1B2C35C3"/>
    <w:rsid w:val="1B7C353E"/>
    <w:rsid w:val="1C006B9C"/>
    <w:rsid w:val="1CEB77CA"/>
    <w:rsid w:val="1DE0334F"/>
    <w:rsid w:val="1E5C2788"/>
    <w:rsid w:val="1F092CF8"/>
    <w:rsid w:val="1F182600"/>
    <w:rsid w:val="206E6468"/>
    <w:rsid w:val="21E13679"/>
    <w:rsid w:val="21F45F04"/>
    <w:rsid w:val="223A407C"/>
    <w:rsid w:val="22AF5FFE"/>
    <w:rsid w:val="248C3825"/>
    <w:rsid w:val="24D301F6"/>
    <w:rsid w:val="25C40931"/>
    <w:rsid w:val="273E0F03"/>
    <w:rsid w:val="27AF0F73"/>
    <w:rsid w:val="2AFB4383"/>
    <w:rsid w:val="2B186D90"/>
    <w:rsid w:val="2DE52CC9"/>
    <w:rsid w:val="2F3B6574"/>
    <w:rsid w:val="30516C47"/>
    <w:rsid w:val="309F3198"/>
    <w:rsid w:val="31915128"/>
    <w:rsid w:val="32AD65D0"/>
    <w:rsid w:val="33B14502"/>
    <w:rsid w:val="34177241"/>
    <w:rsid w:val="344D0AA2"/>
    <w:rsid w:val="370578E3"/>
    <w:rsid w:val="370B114A"/>
    <w:rsid w:val="38891102"/>
    <w:rsid w:val="393536C1"/>
    <w:rsid w:val="393815F6"/>
    <w:rsid w:val="3A254C9B"/>
    <w:rsid w:val="3AB9125D"/>
    <w:rsid w:val="3B8123F0"/>
    <w:rsid w:val="3B8D71A1"/>
    <w:rsid w:val="3D6C2D86"/>
    <w:rsid w:val="3E275510"/>
    <w:rsid w:val="3FFF74CE"/>
    <w:rsid w:val="40204FE7"/>
    <w:rsid w:val="41080303"/>
    <w:rsid w:val="416E069F"/>
    <w:rsid w:val="44AE2E36"/>
    <w:rsid w:val="452118BF"/>
    <w:rsid w:val="45273100"/>
    <w:rsid w:val="45DD04B7"/>
    <w:rsid w:val="469A012C"/>
    <w:rsid w:val="48594A65"/>
    <w:rsid w:val="48B34236"/>
    <w:rsid w:val="4A426385"/>
    <w:rsid w:val="4A92628B"/>
    <w:rsid w:val="4B380E99"/>
    <w:rsid w:val="4DF42B9B"/>
    <w:rsid w:val="4FF35A8D"/>
    <w:rsid w:val="4FF94CFD"/>
    <w:rsid w:val="51A85DFB"/>
    <w:rsid w:val="52C25D94"/>
    <w:rsid w:val="54C937CE"/>
    <w:rsid w:val="54EE700D"/>
    <w:rsid w:val="568A752A"/>
    <w:rsid w:val="5802239C"/>
    <w:rsid w:val="58BA0837"/>
    <w:rsid w:val="58F479B6"/>
    <w:rsid w:val="594212D1"/>
    <w:rsid w:val="5A2430A4"/>
    <w:rsid w:val="5A7D1D90"/>
    <w:rsid w:val="5B1932ED"/>
    <w:rsid w:val="5B3C4D7A"/>
    <w:rsid w:val="5E421E90"/>
    <w:rsid w:val="5E9B2CBF"/>
    <w:rsid w:val="60C54E6D"/>
    <w:rsid w:val="60DC0BA5"/>
    <w:rsid w:val="613925F0"/>
    <w:rsid w:val="61862C50"/>
    <w:rsid w:val="61D342B9"/>
    <w:rsid w:val="640B142F"/>
    <w:rsid w:val="646D2703"/>
    <w:rsid w:val="64990D46"/>
    <w:rsid w:val="64AC21EA"/>
    <w:rsid w:val="653A1597"/>
    <w:rsid w:val="653B205B"/>
    <w:rsid w:val="67C4437B"/>
    <w:rsid w:val="68A40FDB"/>
    <w:rsid w:val="691E7AC2"/>
    <w:rsid w:val="6AE523D5"/>
    <w:rsid w:val="6BD140E6"/>
    <w:rsid w:val="6D524EB2"/>
    <w:rsid w:val="6DBF09DF"/>
    <w:rsid w:val="6E097F18"/>
    <w:rsid w:val="6E5B0BE6"/>
    <w:rsid w:val="6E9E07DF"/>
    <w:rsid w:val="70A1050A"/>
    <w:rsid w:val="72903F49"/>
    <w:rsid w:val="72FA332E"/>
    <w:rsid w:val="73C341AE"/>
    <w:rsid w:val="73D06EA3"/>
    <w:rsid w:val="748A0DB2"/>
    <w:rsid w:val="74C47EB4"/>
    <w:rsid w:val="758A2A3F"/>
    <w:rsid w:val="7707212F"/>
    <w:rsid w:val="780967D5"/>
    <w:rsid w:val="79D63BEB"/>
    <w:rsid w:val="7A2F39F0"/>
    <w:rsid w:val="7A441F70"/>
    <w:rsid w:val="7B541B46"/>
    <w:rsid w:val="7B644E61"/>
    <w:rsid w:val="7B840A47"/>
    <w:rsid w:val="7B841241"/>
    <w:rsid w:val="7CA011BD"/>
    <w:rsid w:val="7D984D57"/>
    <w:rsid w:val="7E4266E2"/>
    <w:rsid w:val="7EB67698"/>
    <w:rsid w:val="7EEC3E85"/>
    <w:rsid w:val="7F0577B8"/>
    <w:rsid w:val="7F3B0F44"/>
    <w:rsid w:val="7F8326C0"/>
    <w:rsid w:val="7F9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63D1E49-181A-4518-84AB-A8A0BEEA7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annotation reference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Char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qFormat/>
    <w:rPr>
      <w:b/>
      <w:bCs/>
    </w:rPr>
  </w:style>
  <w:style w:type="paragraph" w:styleId="a4">
    <w:name w:val="annotation text"/>
    <w:basedOn w:val="a"/>
    <w:link w:val="Char0"/>
    <w:pPr>
      <w:jc w:val="left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5">
    <w:name w:val="Balloon Text"/>
    <w:basedOn w:val="a"/>
    <w:link w:val="Char1"/>
    <w:rPr>
      <w:sz w:val="18"/>
      <w:szCs w:val="18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">
    <w:name w:val="toc 1"/>
    <w:basedOn w:val="a"/>
    <w:next w:val="a"/>
    <w:uiPriority w:val="39"/>
    <w:qFormat/>
  </w:style>
  <w:style w:type="paragraph" w:styleId="2">
    <w:name w:val="toc 2"/>
    <w:basedOn w:val="a"/>
    <w:next w:val="a"/>
    <w:uiPriority w:val="39"/>
    <w:qFormat/>
    <w:pPr>
      <w:ind w:leftChars="200" w:left="420"/>
    </w:p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9">
    <w:name w:val="annotation reference"/>
    <w:basedOn w:val="a0"/>
    <w:qFormat/>
    <w:rPr>
      <w:sz w:val="21"/>
      <w:szCs w:val="21"/>
    </w:rPr>
  </w:style>
  <w:style w:type="table" w:styleId="aa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ab">
    <w:name w:val="List Paragraph"/>
    <w:basedOn w:val="a"/>
    <w:uiPriority w:val="99"/>
    <w:pPr>
      <w:ind w:firstLineChars="200" w:firstLine="420"/>
    </w:pPr>
  </w:style>
  <w:style w:type="character" w:customStyle="1" w:styleId="3Char">
    <w:name w:val="标题 3 Char"/>
    <w:basedOn w:val="a0"/>
    <w:link w:val="3"/>
    <w:semiHidden/>
    <w:rPr>
      <w:b/>
      <w:bCs/>
      <w:kern w:val="2"/>
      <w:sz w:val="32"/>
      <w:szCs w:val="32"/>
    </w:rPr>
  </w:style>
  <w:style w:type="character" w:customStyle="1" w:styleId="Char0">
    <w:name w:val="批注文字 Char"/>
    <w:basedOn w:val="a0"/>
    <w:link w:val="a4"/>
    <w:rPr>
      <w:kern w:val="2"/>
      <w:sz w:val="21"/>
      <w:szCs w:val="24"/>
    </w:rPr>
  </w:style>
  <w:style w:type="character" w:customStyle="1" w:styleId="Char">
    <w:name w:val="批注主题 Char"/>
    <w:basedOn w:val="Char0"/>
    <w:link w:val="a3"/>
    <w:rPr>
      <w:b/>
      <w:bCs/>
      <w:kern w:val="2"/>
      <w:sz w:val="21"/>
      <w:szCs w:val="24"/>
    </w:rPr>
  </w:style>
  <w:style w:type="character" w:customStyle="1" w:styleId="Char1">
    <w:name w:val="批注框文本 Char"/>
    <w:basedOn w:val="a0"/>
    <w:link w:val="a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1.jpe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</dc:creator>
  <cp:lastModifiedBy>67539</cp:lastModifiedBy>
  <cp:revision>275</cp:revision>
  <dcterms:created xsi:type="dcterms:W3CDTF">2014-10-29T12:08:00Z</dcterms:created>
  <dcterms:modified xsi:type="dcterms:W3CDTF">2018-06-12T14:06:00Z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